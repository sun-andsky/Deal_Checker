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71EA8" w14:textId="77777777" w:rsidR="004252DD" w:rsidRPr="00F12F2F" w:rsidRDefault="004252DD" w:rsidP="00526A5A">
      <w:pPr>
        <w:spacing w:line="240" w:lineRule="auto"/>
        <w:jc w:val="both"/>
        <w:rPr>
          <w:rFonts w:ascii="Times New Roman" w:hAnsi="Times New Roman" w:cs="Times New Roman"/>
          <w:b/>
          <w:sz w:val="22"/>
        </w:rPr>
      </w:pPr>
    </w:p>
    <w:p w14:paraId="5D1FD138" w14:textId="2B2A62E7" w:rsidR="004252DD" w:rsidRPr="00F12F2F" w:rsidRDefault="004252DD" w:rsidP="00526A5A">
      <w:pPr>
        <w:spacing w:line="240" w:lineRule="auto"/>
        <w:jc w:val="center"/>
        <w:rPr>
          <w:rFonts w:ascii="Times New Roman" w:hAnsi="Times New Roman" w:cs="Times New Roman"/>
          <w:b/>
          <w:sz w:val="22"/>
        </w:rPr>
      </w:pPr>
      <w:r w:rsidRPr="00F12F2F">
        <w:rPr>
          <w:rFonts w:ascii="Times New Roman" w:hAnsi="Times New Roman" w:cs="Times New Roman"/>
          <w:b/>
          <w:sz w:val="22"/>
        </w:rPr>
        <w:t>DEED OF RECO</w:t>
      </w:r>
      <w:r w:rsidR="001A06A6" w:rsidRPr="00F12F2F">
        <w:rPr>
          <w:rFonts w:ascii="Times New Roman" w:hAnsi="Times New Roman" w:cs="Times New Roman"/>
          <w:b/>
          <w:sz w:val="22"/>
        </w:rPr>
        <w:t>N</w:t>
      </w:r>
      <w:r w:rsidRPr="00F12F2F">
        <w:rPr>
          <w:rFonts w:ascii="Times New Roman" w:hAnsi="Times New Roman" w:cs="Times New Roman"/>
          <w:b/>
          <w:sz w:val="22"/>
        </w:rPr>
        <w:t>VEYANCE</w:t>
      </w:r>
    </w:p>
    <w:p w14:paraId="27A88950" w14:textId="67149788" w:rsidR="004252DD" w:rsidRPr="00F12F2F" w:rsidRDefault="004252DD" w:rsidP="00526A5A">
      <w:pPr>
        <w:spacing w:line="240" w:lineRule="auto"/>
        <w:jc w:val="both"/>
        <w:rPr>
          <w:rFonts w:ascii="Times New Roman" w:hAnsi="Times New Roman" w:cs="Times New Roman"/>
          <w:sz w:val="22"/>
          <w:lang w:val="en-US"/>
        </w:rPr>
      </w:pPr>
      <w:r w:rsidRPr="00F12F2F">
        <w:rPr>
          <w:rFonts w:ascii="Times New Roman" w:hAnsi="Times New Roman" w:cs="Times New Roman"/>
          <w:b/>
          <w:bCs/>
          <w:sz w:val="22"/>
          <w:lang w:val="en-US"/>
        </w:rPr>
        <w:t>THIS DEED</w:t>
      </w:r>
      <w:r w:rsidR="000B24B8" w:rsidRPr="00F12F2F">
        <w:rPr>
          <w:rFonts w:ascii="Times New Roman" w:hAnsi="Times New Roman" w:cs="Times New Roman"/>
          <w:b/>
          <w:bCs/>
          <w:sz w:val="22"/>
          <w:lang w:val="en-US"/>
        </w:rPr>
        <w:t xml:space="preserve"> OF RECONVEYANCE</w:t>
      </w:r>
      <w:r w:rsidR="004F7C35" w:rsidRPr="00F12F2F">
        <w:rPr>
          <w:rFonts w:ascii="Times New Roman" w:hAnsi="Times New Roman" w:cs="Times New Roman"/>
          <w:sz w:val="22"/>
          <w:lang w:val="en-US"/>
        </w:rPr>
        <w:t xml:space="preserve"> (“</w:t>
      </w:r>
      <w:r w:rsidR="004F7C35" w:rsidRPr="00F12F2F">
        <w:rPr>
          <w:rFonts w:ascii="Times New Roman" w:hAnsi="Times New Roman" w:cs="Times New Roman"/>
          <w:b/>
          <w:bCs/>
          <w:sz w:val="22"/>
          <w:lang w:val="en-US"/>
        </w:rPr>
        <w:t>D</w:t>
      </w:r>
      <w:r w:rsidR="00E0349A" w:rsidRPr="00F12F2F">
        <w:rPr>
          <w:rFonts w:ascii="Times New Roman" w:hAnsi="Times New Roman" w:cs="Times New Roman"/>
          <w:b/>
          <w:bCs/>
          <w:sz w:val="22"/>
          <w:lang w:val="en-US"/>
        </w:rPr>
        <w:t>eed of Reconveyance</w:t>
      </w:r>
      <w:r w:rsidR="004F7C35" w:rsidRPr="00F12F2F">
        <w:rPr>
          <w:rFonts w:ascii="Times New Roman" w:hAnsi="Times New Roman" w:cs="Times New Roman"/>
          <w:sz w:val="22"/>
          <w:lang w:val="en-US"/>
        </w:rPr>
        <w:t>”)</w:t>
      </w:r>
      <w:r w:rsidRPr="00F12F2F">
        <w:rPr>
          <w:rFonts w:ascii="Times New Roman" w:hAnsi="Times New Roman" w:cs="Times New Roman"/>
          <w:sz w:val="22"/>
          <w:lang w:val="en-US"/>
        </w:rPr>
        <w:t xml:space="preserve"> is made this ___</w:t>
      </w:r>
      <w:r w:rsidR="00CD7766" w:rsidRPr="00F12F2F">
        <w:rPr>
          <w:rFonts w:ascii="Times New Roman" w:hAnsi="Times New Roman" w:cs="Times New Roman"/>
          <w:sz w:val="22"/>
          <w:lang w:val="en-US"/>
        </w:rPr>
        <w:t>_</w:t>
      </w:r>
      <w:r w:rsidRPr="00F12F2F">
        <w:rPr>
          <w:rFonts w:ascii="Times New Roman" w:hAnsi="Times New Roman" w:cs="Times New Roman"/>
          <w:sz w:val="22"/>
          <w:lang w:val="en-US"/>
        </w:rPr>
        <w:t>_ day of _______</w:t>
      </w:r>
      <w:r w:rsidR="005B1EC5">
        <w:rPr>
          <w:rFonts w:ascii="Times New Roman" w:hAnsi="Times New Roman" w:cs="Times New Roman"/>
          <w:sz w:val="22"/>
          <w:lang w:val="en-US"/>
        </w:rPr>
        <w:t>__</w:t>
      </w:r>
      <w:r w:rsidRPr="00F12F2F">
        <w:rPr>
          <w:rFonts w:ascii="Times New Roman" w:hAnsi="Times New Roman" w:cs="Times New Roman"/>
          <w:sz w:val="22"/>
          <w:lang w:val="en-US"/>
        </w:rPr>
        <w:t>__</w:t>
      </w:r>
      <w:r w:rsidR="00BE3A25" w:rsidRPr="00F12F2F">
        <w:rPr>
          <w:rFonts w:ascii="Times New Roman" w:hAnsi="Times New Roman" w:cs="Times New Roman"/>
          <w:sz w:val="22"/>
          <w:lang w:val="en-US"/>
        </w:rPr>
        <w:t>, 202</w:t>
      </w:r>
      <w:r w:rsidR="00237B28" w:rsidRPr="00F12F2F">
        <w:rPr>
          <w:rFonts w:ascii="Times New Roman" w:hAnsi="Times New Roman" w:cs="Times New Roman"/>
          <w:sz w:val="22"/>
          <w:lang w:val="en-US"/>
        </w:rPr>
        <w:t>5</w:t>
      </w:r>
      <w:r w:rsidRPr="00F12F2F">
        <w:rPr>
          <w:rFonts w:ascii="Times New Roman" w:hAnsi="Times New Roman" w:cs="Times New Roman"/>
          <w:sz w:val="22"/>
          <w:lang w:val="en-US"/>
        </w:rPr>
        <w:t xml:space="preserve"> </w:t>
      </w:r>
      <w:r w:rsidR="005E2CD8" w:rsidRPr="00F12F2F">
        <w:rPr>
          <w:rFonts w:ascii="Times New Roman" w:hAnsi="Times New Roman" w:cs="Times New Roman"/>
          <w:sz w:val="22"/>
          <w:lang w:val="en-US"/>
        </w:rPr>
        <w:t>by and amongst</w:t>
      </w:r>
      <w:r w:rsidR="003A1A66" w:rsidRPr="00F12F2F">
        <w:rPr>
          <w:rFonts w:ascii="Times New Roman" w:hAnsi="Times New Roman" w:cs="Times New Roman"/>
          <w:sz w:val="22"/>
          <w:lang w:val="en-US"/>
        </w:rPr>
        <w:t>:</w:t>
      </w:r>
      <w:r w:rsidRPr="00F12F2F">
        <w:rPr>
          <w:rFonts w:ascii="Times New Roman" w:hAnsi="Times New Roman" w:cs="Times New Roman"/>
          <w:sz w:val="22"/>
          <w:lang w:val="en-US"/>
        </w:rPr>
        <w:t xml:space="preserve"> </w:t>
      </w:r>
    </w:p>
    <w:p w14:paraId="07A87923" w14:textId="401F7C96" w:rsidR="004252DD" w:rsidRPr="00F12F2F" w:rsidRDefault="00155083" w:rsidP="00526A5A">
      <w:pPr>
        <w:spacing w:line="240" w:lineRule="auto"/>
        <w:jc w:val="both"/>
        <w:rPr>
          <w:rFonts w:ascii="Times New Roman" w:hAnsi="Times New Roman" w:cs="Times New Roman"/>
          <w:sz w:val="22"/>
        </w:rPr>
      </w:pPr>
      <w:r>
        <w:rPr>
          <w:rFonts w:ascii="Times New Roman" w:hAnsi="Times New Roman"/>
          <w:b/>
          <w:bCs/>
          <w:sz w:val="22"/>
          <w:szCs w:val="22"/>
        </w:rPr>
        <w:t>CATALYST TRUSTEESHIP</w:t>
      </w:r>
      <w:r w:rsidR="00AC448C">
        <w:rPr>
          <w:rFonts w:ascii="Times New Roman" w:hAnsi="Times New Roman"/>
          <w:b/>
          <w:bCs/>
          <w:sz w:val="22"/>
          <w:szCs w:val="22"/>
        </w:rPr>
        <w:t xml:space="preserve"> LIMITED</w:t>
      </w:r>
      <w:r w:rsidR="00237B28" w:rsidRPr="00F12F2F">
        <w:rPr>
          <w:rFonts w:ascii="Times New Roman" w:hAnsi="Times New Roman"/>
          <w:b/>
          <w:sz w:val="22"/>
          <w:szCs w:val="22"/>
        </w:rPr>
        <w:t xml:space="preserve">, </w:t>
      </w:r>
      <w:r w:rsidR="00237B28" w:rsidRPr="00F12F2F">
        <w:rPr>
          <w:rFonts w:ascii="Times New Roman" w:hAnsi="Times New Roman"/>
          <w:sz w:val="22"/>
          <w:szCs w:val="22"/>
        </w:rPr>
        <w:t xml:space="preserve">a company incorporated under the Companies Act (1 of 1956) </w:t>
      </w:r>
      <w:r w:rsidR="00AC448C">
        <w:rPr>
          <w:rFonts w:ascii="Times New Roman" w:hAnsi="Times New Roman"/>
          <w:sz w:val="22"/>
          <w:szCs w:val="22"/>
        </w:rPr>
        <w:t xml:space="preserve">and validly existing under the Companies Act, 2013 </w:t>
      </w:r>
      <w:r w:rsidRPr="00155083">
        <w:rPr>
          <w:rFonts w:ascii="Times New Roman" w:hAnsi="Times New Roman"/>
          <w:sz w:val="22"/>
          <w:szCs w:val="22"/>
        </w:rPr>
        <w:t xml:space="preserve">having corporate identification number U74999PN1997PLC110262 and having its registered office at GDA House plot no-85, </w:t>
      </w:r>
      <w:proofErr w:type="spellStart"/>
      <w:r w:rsidRPr="00155083">
        <w:rPr>
          <w:rFonts w:ascii="Times New Roman" w:hAnsi="Times New Roman"/>
          <w:sz w:val="22"/>
          <w:szCs w:val="22"/>
        </w:rPr>
        <w:t>Bhusari</w:t>
      </w:r>
      <w:proofErr w:type="spellEnd"/>
      <w:r w:rsidRPr="00155083">
        <w:rPr>
          <w:rFonts w:ascii="Times New Roman" w:hAnsi="Times New Roman"/>
          <w:sz w:val="22"/>
          <w:szCs w:val="22"/>
        </w:rPr>
        <w:t xml:space="preserve"> Colony (Right), Kothrud, Pune – 411038 and acting through its</w:t>
      </w:r>
      <w:ins w:id="0" w:author="mishra.mahek@yahoo.com" w:date="2025-09-05T15:22:00Z" w16du:dateUtc="2025-09-05T09:52:00Z">
        <w:r w:rsidR="009954D8">
          <w:rPr>
            <w:rFonts w:ascii="Times New Roman" w:hAnsi="Times New Roman"/>
            <w:sz w:val="22"/>
            <w:szCs w:val="22"/>
          </w:rPr>
          <w:t xml:space="preserve"> </w:t>
        </w:r>
      </w:ins>
      <w:ins w:id="1" w:author="mishra.mahek@yahoo.com" w:date="2025-09-05T15:22:00Z">
        <w:r w:rsidR="009954D8" w:rsidRPr="009954D8">
          <w:rPr>
            <w:rFonts w:ascii="Times New Roman" w:hAnsi="Times New Roman"/>
            <w:sz w:val="22"/>
            <w:szCs w:val="22"/>
          </w:rPr>
          <w:t>Mumbai branch office at 901,9th floor, Tower B, Peninsula Business Park, Senapati Bapat Marg, Lower Parel (W), Mumbai-400013 and Delhi branch office at 910-911, 9th Floor, Kailash Building, 26, Kasturba Gandhi Marg, New Delhi –110001</w:t>
        </w:r>
      </w:ins>
      <w:r w:rsidR="00237B28" w:rsidRPr="00F12F2F">
        <w:rPr>
          <w:rFonts w:ascii="Times New Roman" w:hAnsi="Times New Roman"/>
          <w:color w:val="000000"/>
          <w:sz w:val="22"/>
          <w:szCs w:val="22"/>
        </w:rPr>
        <w:t>,</w:t>
      </w:r>
      <w:r w:rsidR="00237B28" w:rsidRPr="00F12F2F">
        <w:rPr>
          <w:rFonts w:ascii="Times New Roman" w:hAnsi="Times New Roman"/>
          <w:bCs/>
          <w:sz w:val="22"/>
          <w:szCs w:val="22"/>
        </w:rPr>
        <w:t xml:space="preserve"> </w:t>
      </w:r>
      <w:r w:rsidR="00237B28" w:rsidRPr="00F12F2F">
        <w:rPr>
          <w:rFonts w:ascii="Times New Roman" w:hAnsi="Times New Roman"/>
          <w:sz w:val="22"/>
          <w:szCs w:val="22"/>
        </w:rPr>
        <w:t xml:space="preserve">in its capacity as security trustee </w:t>
      </w:r>
      <w:r w:rsidR="00237B28" w:rsidRPr="00F12F2F">
        <w:rPr>
          <w:rFonts w:ascii="Times New Roman" w:hAnsi="Times New Roman"/>
          <w:bCs/>
          <w:sz w:val="22"/>
          <w:szCs w:val="22"/>
        </w:rPr>
        <w:t xml:space="preserve">acting on behalf of and for the benefit of the Lenders as mentioned in </w:t>
      </w:r>
      <w:r w:rsidR="00237B28" w:rsidRPr="00F12F2F">
        <w:rPr>
          <w:rFonts w:ascii="Times New Roman" w:hAnsi="Times New Roman"/>
          <w:b/>
          <w:bCs/>
          <w:sz w:val="22"/>
          <w:szCs w:val="22"/>
        </w:rPr>
        <w:t>Schedule I</w:t>
      </w:r>
      <w:r w:rsidR="00237B28" w:rsidRPr="00F12F2F">
        <w:rPr>
          <w:rFonts w:ascii="Times New Roman" w:hAnsi="Times New Roman"/>
          <w:bCs/>
          <w:sz w:val="22"/>
          <w:szCs w:val="22"/>
        </w:rPr>
        <w:t xml:space="preserve"> hereof (hereinafter referred to as the </w:t>
      </w:r>
      <w:r w:rsidR="00237B28" w:rsidRPr="00F12F2F">
        <w:rPr>
          <w:rFonts w:ascii="Times New Roman" w:hAnsi="Times New Roman"/>
          <w:sz w:val="22"/>
          <w:szCs w:val="22"/>
        </w:rPr>
        <w:t>“</w:t>
      </w:r>
      <w:r w:rsidR="00237B28" w:rsidRPr="00F12F2F">
        <w:rPr>
          <w:rFonts w:ascii="Times New Roman" w:hAnsi="Times New Roman"/>
          <w:b/>
          <w:bCs/>
          <w:sz w:val="22"/>
          <w:szCs w:val="22"/>
        </w:rPr>
        <w:t>Security Trustee</w:t>
      </w:r>
      <w:r w:rsidR="00237B28" w:rsidRPr="00F12F2F">
        <w:rPr>
          <w:rFonts w:ascii="Times New Roman" w:hAnsi="Times New Roman"/>
          <w:bCs/>
          <w:sz w:val="22"/>
          <w:szCs w:val="22"/>
        </w:rPr>
        <w:t>”</w:t>
      </w:r>
      <w:r w:rsidR="00237B28" w:rsidRPr="00F12F2F">
        <w:rPr>
          <w:rFonts w:ascii="Times New Roman" w:hAnsi="Times New Roman"/>
          <w:b/>
          <w:bCs/>
          <w:sz w:val="22"/>
          <w:szCs w:val="22"/>
        </w:rPr>
        <w:t xml:space="preserve"> </w:t>
      </w:r>
      <w:r w:rsidR="008A3159">
        <w:rPr>
          <w:rFonts w:ascii="Times New Roman" w:hAnsi="Times New Roman"/>
          <w:b/>
          <w:bCs/>
          <w:sz w:val="22"/>
          <w:szCs w:val="22"/>
        </w:rPr>
        <w:t xml:space="preserve">or “Mortgagee” </w:t>
      </w:r>
      <w:r w:rsidR="00237B28" w:rsidRPr="00F12F2F">
        <w:rPr>
          <w:rFonts w:ascii="Times New Roman" w:hAnsi="Times New Roman"/>
          <w:sz w:val="22"/>
          <w:szCs w:val="22"/>
        </w:rPr>
        <w:t xml:space="preserve">which expression shall, unless it be repugnant to the subject or context thereof, </w:t>
      </w:r>
      <w:r w:rsidR="00237B28" w:rsidRPr="00F12F2F">
        <w:rPr>
          <w:rFonts w:ascii="Times New Roman" w:hAnsi="Times New Roman"/>
          <w:color w:val="000000"/>
          <w:sz w:val="22"/>
          <w:szCs w:val="22"/>
        </w:rPr>
        <w:t>be deemed to mean and</w:t>
      </w:r>
      <w:r w:rsidR="00237B28" w:rsidRPr="00F12F2F">
        <w:rPr>
          <w:rFonts w:ascii="Times New Roman" w:hAnsi="Times New Roman"/>
          <w:sz w:val="22"/>
          <w:szCs w:val="22"/>
        </w:rPr>
        <w:t xml:space="preserve"> include its successors and substitute from time to time) of the</w:t>
      </w:r>
      <w:r w:rsidR="00237B28" w:rsidRPr="00F12F2F">
        <w:rPr>
          <w:rFonts w:ascii="Times New Roman" w:hAnsi="Times New Roman"/>
          <w:b/>
          <w:bCs/>
          <w:sz w:val="22"/>
          <w:szCs w:val="22"/>
        </w:rPr>
        <w:t xml:space="preserve"> FIRST PART</w:t>
      </w:r>
      <w:r w:rsidR="00237B28" w:rsidRPr="00F12F2F">
        <w:rPr>
          <w:rFonts w:ascii="Times New Roman" w:hAnsi="Times New Roman"/>
          <w:sz w:val="22"/>
          <w:szCs w:val="22"/>
        </w:rPr>
        <w:t>.</w:t>
      </w:r>
      <w:r w:rsidR="00A4050D">
        <w:rPr>
          <w:rFonts w:ascii="Times New Roman" w:hAnsi="Times New Roman"/>
          <w:sz w:val="22"/>
          <w:szCs w:val="22"/>
        </w:rPr>
        <w:t xml:space="preserve"> [</w:t>
      </w:r>
      <w:r w:rsidR="00A4050D" w:rsidRPr="00D64752">
        <w:rPr>
          <w:rFonts w:ascii="Times New Roman" w:hAnsi="Times New Roman"/>
          <w:b/>
          <w:bCs/>
          <w:i/>
          <w:iCs/>
          <w:sz w:val="22"/>
          <w:szCs w:val="22"/>
          <w:highlight w:val="green"/>
        </w:rPr>
        <w:t xml:space="preserve">D&amp;D Note: </w:t>
      </w:r>
      <w:r>
        <w:rPr>
          <w:rFonts w:ascii="Times New Roman" w:hAnsi="Times New Roman"/>
          <w:b/>
          <w:bCs/>
          <w:i/>
          <w:iCs/>
          <w:sz w:val="22"/>
          <w:szCs w:val="22"/>
          <w:highlight w:val="green"/>
        </w:rPr>
        <w:t>Trustee</w:t>
      </w:r>
      <w:r w:rsidR="00A4050D" w:rsidRPr="00D64752">
        <w:rPr>
          <w:rFonts w:ascii="Times New Roman" w:hAnsi="Times New Roman"/>
          <w:b/>
          <w:bCs/>
          <w:i/>
          <w:iCs/>
          <w:sz w:val="22"/>
          <w:szCs w:val="22"/>
          <w:highlight w:val="green"/>
        </w:rPr>
        <w:t xml:space="preserve"> to provide</w:t>
      </w:r>
      <w:r w:rsidR="00A4050D">
        <w:rPr>
          <w:rFonts w:ascii="Times New Roman" w:hAnsi="Times New Roman"/>
          <w:sz w:val="22"/>
          <w:szCs w:val="22"/>
        </w:rPr>
        <w:t>]</w:t>
      </w:r>
    </w:p>
    <w:p w14:paraId="490992FA" w14:textId="64CF8FE7" w:rsidR="004252DD" w:rsidRPr="00F12F2F" w:rsidRDefault="004252DD" w:rsidP="00176FEF">
      <w:pPr>
        <w:spacing w:line="240" w:lineRule="auto"/>
        <w:jc w:val="center"/>
        <w:rPr>
          <w:rFonts w:ascii="Times New Roman" w:hAnsi="Times New Roman" w:cs="Times New Roman"/>
          <w:sz w:val="22"/>
          <w:lang w:val="en-US"/>
        </w:rPr>
      </w:pPr>
      <w:r w:rsidRPr="00F12F2F">
        <w:rPr>
          <w:rFonts w:ascii="Times New Roman" w:hAnsi="Times New Roman" w:cs="Times New Roman"/>
          <w:b/>
          <w:sz w:val="22"/>
          <w:lang w:val="en-US"/>
        </w:rPr>
        <w:t>IN FAVOUR OF</w:t>
      </w:r>
    </w:p>
    <w:p w14:paraId="0F586108" w14:textId="6A4E84C1" w:rsidR="004252DD" w:rsidRPr="00F12F2F" w:rsidRDefault="00AC448C" w:rsidP="00526A5A">
      <w:pPr>
        <w:spacing w:line="240" w:lineRule="auto"/>
        <w:jc w:val="both"/>
        <w:rPr>
          <w:rFonts w:ascii="Times New Roman" w:hAnsi="Times New Roman" w:cs="Times New Roman"/>
          <w:sz w:val="22"/>
          <w:lang w:val="en-US"/>
        </w:rPr>
      </w:pPr>
      <w:r>
        <w:rPr>
          <w:rFonts w:ascii="Times New Roman" w:hAnsi="Times New Roman"/>
          <w:b/>
          <w:bCs/>
          <w:color w:val="000000"/>
          <w:sz w:val="22"/>
          <w:szCs w:val="22"/>
        </w:rPr>
        <w:t>AMPSOLAR SYSTEMS PRIVATE LIMITED</w:t>
      </w:r>
      <w:r w:rsidR="00237B28" w:rsidRPr="00F12F2F">
        <w:rPr>
          <w:rFonts w:ascii="Times New Roman" w:hAnsi="Times New Roman"/>
          <w:b/>
          <w:bCs/>
          <w:color w:val="000000"/>
          <w:sz w:val="22"/>
          <w:szCs w:val="22"/>
        </w:rPr>
        <w:t xml:space="preserve">, </w:t>
      </w:r>
      <w:r w:rsidR="00237B28" w:rsidRPr="00F12F2F">
        <w:rPr>
          <w:rFonts w:ascii="Times New Roman" w:hAnsi="Times New Roman"/>
          <w:color w:val="000000"/>
          <w:sz w:val="22"/>
          <w:szCs w:val="22"/>
        </w:rPr>
        <w:t xml:space="preserve">a company incorporated under the Companies Act, </w:t>
      </w:r>
      <w:r>
        <w:rPr>
          <w:rFonts w:ascii="Times New Roman" w:hAnsi="Times New Roman"/>
          <w:color w:val="000000"/>
          <w:sz w:val="22"/>
          <w:szCs w:val="22"/>
        </w:rPr>
        <w:t>2013</w:t>
      </w:r>
      <w:r w:rsidRPr="00F12F2F">
        <w:rPr>
          <w:rFonts w:ascii="Times New Roman" w:hAnsi="Times New Roman"/>
          <w:color w:val="000000"/>
          <w:sz w:val="22"/>
          <w:szCs w:val="22"/>
        </w:rPr>
        <w:t xml:space="preserve"> </w:t>
      </w:r>
      <w:r>
        <w:rPr>
          <w:rFonts w:ascii="Times New Roman" w:hAnsi="Times New Roman"/>
          <w:color w:val="000000"/>
          <w:sz w:val="22"/>
          <w:szCs w:val="22"/>
        </w:rPr>
        <w:t xml:space="preserve">and </w:t>
      </w:r>
      <w:r w:rsidR="00237B28" w:rsidRPr="00F12F2F">
        <w:rPr>
          <w:rFonts w:ascii="Times New Roman" w:hAnsi="Times New Roman"/>
          <w:color w:val="000000"/>
          <w:sz w:val="22"/>
          <w:szCs w:val="22"/>
        </w:rPr>
        <w:t xml:space="preserve">having corporate identification number </w:t>
      </w:r>
      <w:r w:rsidR="00155083" w:rsidRPr="00155083">
        <w:rPr>
          <w:rFonts w:ascii="Times New Roman" w:hAnsi="Times New Roman"/>
          <w:bCs/>
          <w:color w:val="000000"/>
          <w:sz w:val="22"/>
          <w:szCs w:val="22"/>
        </w:rPr>
        <w:t>U40106DL2020PTC363742</w:t>
      </w:r>
      <w:r w:rsidR="00237B28" w:rsidRPr="00F12F2F">
        <w:rPr>
          <w:rFonts w:ascii="Times New Roman" w:hAnsi="Times New Roman"/>
          <w:bCs/>
          <w:sz w:val="22"/>
          <w:szCs w:val="22"/>
          <w:lang w:val="en-GB"/>
        </w:rPr>
        <w:t xml:space="preserve"> </w:t>
      </w:r>
      <w:r w:rsidR="00237B28" w:rsidRPr="00F12F2F">
        <w:rPr>
          <w:rFonts w:ascii="Times New Roman" w:hAnsi="Times New Roman"/>
          <w:color w:val="000000"/>
          <w:sz w:val="22"/>
          <w:szCs w:val="22"/>
        </w:rPr>
        <w:t xml:space="preserve">and registered office at </w:t>
      </w:r>
      <w:r w:rsidRPr="00AC448C">
        <w:rPr>
          <w:rFonts w:ascii="Times New Roman" w:hAnsi="Times New Roman"/>
          <w:color w:val="000000"/>
          <w:sz w:val="22"/>
          <w:szCs w:val="22"/>
        </w:rPr>
        <w:t>309, 3rd Floor, Rectangle One, Behind Sheraton Hotel, Saket, South Delhi, India, 110017</w:t>
      </w:r>
      <w:r w:rsidR="00237B28" w:rsidRPr="00F12F2F">
        <w:rPr>
          <w:rFonts w:ascii="Times New Roman" w:hAnsi="Times New Roman"/>
          <w:color w:val="000000"/>
          <w:sz w:val="22"/>
          <w:szCs w:val="22"/>
        </w:rPr>
        <w:t xml:space="preserve"> </w:t>
      </w:r>
      <w:r w:rsidR="00237B28" w:rsidRPr="00F12F2F">
        <w:rPr>
          <w:rFonts w:ascii="Times New Roman" w:hAnsi="Times New Roman"/>
          <w:bCs/>
          <w:color w:val="000000"/>
          <w:sz w:val="22"/>
          <w:szCs w:val="22"/>
        </w:rPr>
        <w:t>(hereinafter referred to as the “</w:t>
      </w:r>
      <w:r w:rsidR="00237B28" w:rsidRPr="00F12F2F">
        <w:rPr>
          <w:rFonts w:ascii="Times New Roman" w:hAnsi="Times New Roman"/>
          <w:b/>
          <w:bCs/>
          <w:color w:val="000000"/>
          <w:sz w:val="22"/>
          <w:szCs w:val="22"/>
        </w:rPr>
        <w:t>Borrower</w:t>
      </w:r>
      <w:r w:rsidR="00237B28" w:rsidRPr="00F12F2F">
        <w:rPr>
          <w:rFonts w:ascii="Times New Roman" w:hAnsi="Times New Roman"/>
          <w:bCs/>
          <w:color w:val="000000"/>
          <w:sz w:val="22"/>
          <w:szCs w:val="22"/>
        </w:rPr>
        <w:t>”</w:t>
      </w:r>
      <w:r w:rsidR="008E3D05">
        <w:rPr>
          <w:rFonts w:ascii="Times New Roman" w:hAnsi="Times New Roman"/>
          <w:bCs/>
          <w:color w:val="000000"/>
          <w:sz w:val="22"/>
          <w:szCs w:val="22"/>
        </w:rPr>
        <w:t xml:space="preserve"> or “</w:t>
      </w:r>
      <w:r w:rsidR="008E3D05" w:rsidRPr="00D64752">
        <w:rPr>
          <w:rFonts w:ascii="Times New Roman" w:hAnsi="Times New Roman"/>
          <w:b/>
          <w:color w:val="000000"/>
          <w:sz w:val="22"/>
          <w:szCs w:val="22"/>
        </w:rPr>
        <w:t>Mortgagor</w:t>
      </w:r>
      <w:r w:rsidR="008E3D05">
        <w:rPr>
          <w:rFonts w:ascii="Times New Roman" w:hAnsi="Times New Roman"/>
          <w:bCs/>
          <w:color w:val="000000"/>
          <w:sz w:val="22"/>
          <w:szCs w:val="22"/>
        </w:rPr>
        <w:t>”</w:t>
      </w:r>
      <w:r w:rsidR="00237B28" w:rsidRPr="00F12F2F">
        <w:rPr>
          <w:rFonts w:ascii="Times New Roman" w:hAnsi="Times New Roman"/>
          <w:bCs/>
          <w:color w:val="000000"/>
          <w:sz w:val="22"/>
          <w:szCs w:val="22"/>
        </w:rPr>
        <w:t xml:space="preserve">, which expression shall, unless it be repugnant to the subject or context thereof, be deemed to mean and include its successors and permitted assigns) of the </w:t>
      </w:r>
      <w:r w:rsidR="00237B28" w:rsidRPr="00F12F2F">
        <w:rPr>
          <w:rFonts w:ascii="Times New Roman" w:hAnsi="Times New Roman"/>
          <w:b/>
          <w:bCs/>
          <w:color w:val="000000"/>
          <w:sz w:val="22"/>
          <w:szCs w:val="22"/>
        </w:rPr>
        <w:t>SECOND PART</w:t>
      </w:r>
      <w:r w:rsidR="00237B28" w:rsidRPr="00F12F2F">
        <w:rPr>
          <w:rFonts w:ascii="Times New Roman" w:hAnsi="Times New Roman"/>
          <w:color w:val="000000"/>
          <w:sz w:val="22"/>
          <w:szCs w:val="22"/>
        </w:rPr>
        <w:t>;</w:t>
      </w:r>
    </w:p>
    <w:p w14:paraId="2B9AA946" w14:textId="3C04831E" w:rsidR="004252DD" w:rsidRPr="00F12F2F" w:rsidRDefault="004252DD" w:rsidP="00526A5A">
      <w:pPr>
        <w:spacing w:line="240" w:lineRule="auto"/>
        <w:jc w:val="both"/>
        <w:rPr>
          <w:rFonts w:ascii="Times New Roman" w:hAnsi="Times New Roman" w:cs="Times New Roman"/>
          <w:b/>
          <w:bCs/>
          <w:sz w:val="22"/>
          <w:lang w:val="en-US"/>
        </w:rPr>
      </w:pPr>
      <w:r w:rsidRPr="00F12F2F">
        <w:rPr>
          <w:rFonts w:ascii="Times New Roman" w:hAnsi="Times New Roman" w:cs="Times New Roman"/>
          <w:b/>
          <w:bCs/>
          <w:sz w:val="22"/>
          <w:lang w:val="en-US"/>
        </w:rPr>
        <w:t>WHEREAS</w:t>
      </w:r>
    </w:p>
    <w:p w14:paraId="675CAA22" w14:textId="4D27B279" w:rsidR="004252DD" w:rsidRPr="00F12F2F" w:rsidRDefault="00A64C2A" w:rsidP="00615DFC">
      <w:pPr>
        <w:numPr>
          <w:ilvl w:val="0"/>
          <w:numId w:val="1"/>
        </w:numPr>
        <w:spacing w:line="240" w:lineRule="auto"/>
        <w:jc w:val="both"/>
        <w:rPr>
          <w:rFonts w:ascii="Times New Roman" w:hAnsi="Times New Roman" w:cs="Times New Roman"/>
          <w:sz w:val="22"/>
          <w:lang w:val="en-US"/>
        </w:rPr>
      </w:pPr>
      <w:r w:rsidRPr="00F12F2F">
        <w:rPr>
          <w:rFonts w:ascii="Times New Roman" w:hAnsi="Times New Roman" w:cs="Times New Roman"/>
          <w:sz w:val="22"/>
          <w:lang w:val="en-US"/>
        </w:rPr>
        <w:t xml:space="preserve">      </w:t>
      </w:r>
      <w:r w:rsidR="004252DD" w:rsidRPr="00F12F2F">
        <w:rPr>
          <w:rFonts w:ascii="Times New Roman" w:hAnsi="Times New Roman" w:cs="Times New Roman"/>
          <w:sz w:val="22"/>
          <w:lang w:val="en-US"/>
        </w:rPr>
        <w:t xml:space="preserve">Pursuant to </w:t>
      </w:r>
      <w:r w:rsidR="004252DD" w:rsidRPr="00F12F2F">
        <w:rPr>
          <w:rFonts w:ascii="Times New Roman" w:hAnsi="Times New Roman" w:cs="Times New Roman"/>
          <w:sz w:val="22"/>
        </w:rPr>
        <w:t xml:space="preserve">Indenture of Mortgage dated </w:t>
      </w:r>
      <w:r w:rsidR="00155083">
        <w:rPr>
          <w:rFonts w:ascii="Times New Roman" w:hAnsi="Times New Roman" w:cs="Times New Roman"/>
          <w:sz w:val="22"/>
        </w:rPr>
        <w:t>October</w:t>
      </w:r>
      <w:r w:rsidR="00AC448C">
        <w:rPr>
          <w:rFonts w:ascii="Times New Roman" w:hAnsi="Times New Roman" w:cs="Times New Roman"/>
          <w:sz w:val="22"/>
        </w:rPr>
        <w:t xml:space="preserve"> </w:t>
      </w:r>
      <w:r w:rsidR="00155083">
        <w:rPr>
          <w:rFonts w:ascii="Times New Roman" w:hAnsi="Times New Roman" w:cs="Times New Roman"/>
          <w:sz w:val="22"/>
        </w:rPr>
        <w:t>13</w:t>
      </w:r>
      <w:r w:rsidR="00CB3C7E" w:rsidRPr="00F12F2F">
        <w:rPr>
          <w:rFonts w:ascii="Times New Roman" w:hAnsi="Times New Roman" w:cs="Times New Roman"/>
          <w:sz w:val="22"/>
        </w:rPr>
        <w:t xml:space="preserve">, </w:t>
      </w:r>
      <w:r w:rsidR="00AC448C" w:rsidRPr="00F12F2F">
        <w:rPr>
          <w:rFonts w:ascii="Times New Roman" w:hAnsi="Times New Roman" w:cs="Times New Roman"/>
          <w:sz w:val="22"/>
        </w:rPr>
        <w:t>20</w:t>
      </w:r>
      <w:r w:rsidR="00AC448C">
        <w:rPr>
          <w:rFonts w:ascii="Times New Roman" w:hAnsi="Times New Roman" w:cs="Times New Roman"/>
          <w:sz w:val="22"/>
        </w:rPr>
        <w:t>2</w:t>
      </w:r>
      <w:r w:rsidR="00155083">
        <w:rPr>
          <w:rFonts w:ascii="Times New Roman" w:hAnsi="Times New Roman" w:cs="Times New Roman"/>
          <w:sz w:val="22"/>
        </w:rPr>
        <w:t>1</w:t>
      </w:r>
      <w:r w:rsidR="00AC448C" w:rsidRPr="00F12F2F">
        <w:rPr>
          <w:rFonts w:ascii="Times New Roman" w:hAnsi="Times New Roman" w:cs="Times New Roman"/>
          <w:sz w:val="22"/>
        </w:rPr>
        <w:t xml:space="preserve"> </w:t>
      </w:r>
      <w:r w:rsidR="007F3A89" w:rsidRPr="00F12F2F">
        <w:rPr>
          <w:rFonts w:ascii="Times New Roman" w:hAnsi="Times New Roman" w:cs="Times New Roman"/>
          <w:sz w:val="22"/>
        </w:rPr>
        <w:t>bearing</w:t>
      </w:r>
      <w:r w:rsidR="004252DD" w:rsidRPr="00F12F2F">
        <w:rPr>
          <w:rFonts w:ascii="Times New Roman" w:hAnsi="Times New Roman" w:cs="Times New Roman"/>
          <w:sz w:val="22"/>
        </w:rPr>
        <w:t xml:space="preserve"> </w:t>
      </w:r>
      <w:r w:rsidR="007F3A89" w:rsidRPr="00F12F2F">
        <w:rPr>
          <w:rFonts w:ascii="Times New Roman" w:hAnsi="Times New Roman" w:cs="Times New Roman"/>
          <w:sz w:val="22"/>
        </w:rPr>
        <w:t>s</w:t>
      </w:r>
      <w:r w:rsidR="004252DD" w:rsidRPr="00F12F2F">
        <w:rPr>
          <w:rFonts w:ascii="Times New Roman" w:hAnsi="Times New Roman" w:cs="Times New Roman"/>
          <w:sz w:val="22"/>
        </w:rPr>
        <w:t xml:space="preserve">erial </w:t>
      </w:r>
      <w:r w:rsidR="007F3A89" w:rsidRPr="00F12F2F">
        <w:rPr>
          <w:rFonts w:ascii="Times New Roman" w:hAnsi="Times New Roman" w:cs="Times New Roman"/>
          <w:sz w:val="22"/>
        </w:rPr>
        <w:t>number</w:t>
      </w:r>
      <w:r w:rsidR="004252DD" w:rsidRPr="00F12F2F">
        <w:rPr>
          <w:rFonts w:ascii="Times New Roman" w:hAnsi="Times New Roman" w:cs="Times New Roman"/>
          <w:sz w:val="22"/>
        </w:rPr>
        <w:t xml:space="preserve"> </w:t>
      </w:r>
      <w:ins w:id="2" w:author="mishra.mahek@yahoo.com" w:date="2025-09-05T15:20:00Z" w16du:dateUtc="2025-09-05T09:50:00Z">
        <w:r w:rsidR="009954D8">
          <w:rPr>
            <w:rFonts w:ascii="Times New Roman" w:hAnsi="Times New Roman" w:cs="Times New Roman"/>
            <w:sz w:val="22"/>
          </w:rPr>
          <w:t>2635/2021</w:t>
        </w:r>
      </w:ins>
      <w:r w:rsidR="00D21A03">
        <w:rPr>
          <w:rFonts w:ascii="Times New Roman" w:hAnsi="Times New Roman" w:cs="Times New Roman"/>
          <w:sz w:val="22"/>
        </w:rPr>
        <w:t xml:space="preserve"> </w:t>
      </w:r>
      <w:r w:rsidR="00A4050D">
        <w:rPr>
          <w:rFonts w:ascii="Times New Roman" w:hAnsi="Times New Roman" w:cs="Times New Roman"/>
          <w:sz w:val="22"/>
        </w:rPr>
        <w:t>[</w:t>
      </w:r>
      <w:r w:rsidR="00A4050D" w:rsidRPr="00D64752">
        <w:rPr>
          <w:rFonts w:ascii="Times New Roman" w:hAnsi="Times New Roman" w:cs="Times New Roman"/>
          <w:b/>
          <w:bCs/>
          <w:i/>
          <w:iCs/>
          <w:sz w:val="22"/>
          <w:highlight w:val="green"/>
        </w:rPr>
        <w:t>D&amp;D Note: Borrower to provide the registration number</w:t>
      </w:r>
      <w:r w:rsidR="00A4050D">
        <w:rPr>
          <w:rFonts w:ascii="Times New Roman" w:hAnsi="Times New Roman" w:cs="Times New Roman"/>
          <w:sz w:val="22"/>
        </w:rPr>
        <w:t xml:space="preserve">] </w:t>
      </w:r>
      <w:r w:rsidR="004252DD" w:rsidRPr="00F12F2F">
        <w:rPr>
          <w:rFonts w:ascii="Times New Roman" w:hAnsi="Times New Roman" w:cs="Times New Roman"/>
          <w:sz w:val="22"/>
          <w:lang w:val="en-US"/>
        </w:rPr>
        <w:t xml:space="preserve">and registered </w:t>
      </w:r>
      <w:r w:rsidR="00FE498E" w:rsidRPr="00F12F2F">
        <w:rPr>
          <w:rFonts w:ascii="Times New Roman" w:hAnsi="Times New Roman" w:cs="Times New Roman"/>
          <w:sz w:val="22"/>
          <w:lang w:val="en-US"/>
        </w:rPr>
        <w:t>at</w:t>
      </w:r>
      <w:r w:rsidR="004252DD" w:rsidRPr="00F12F2F">
        <w:rPr>
          <w:rFonts w:ascii="Times New Roman" w:hAnsi="Times New Roman" w:cs="Times New Roman"/>
          <w:sz w:val="22"/>
          <w:lang w:val="en-US"/>
        </w:rPr>
        <w:t xml:space="preserve"> the </w:t>
      </w:r>
      <w:r w:rsidR="00252CCA" w:rsidRPr="00F12F2F">
        <w:rPr>
          <w:rFonts w:ascii="Times New Roman" w:hAnsi="Times New Roman" w:cs="Times New Roman"/>
          <w:sz w:val="22"/>
          <w:lang w:val="en-US"/>
        </w:rPr>
        <w:t>o</w:t>
      </w:r>
      <w:r w:rsidR="004252DD" w:rsidRPr="00F12F2F">
        <w:rPr>
          <w:rFonts w:ascii="Times New Roman" w:hAnsi="Times New Roman" w:cs="Times New Roman"/>
          <w:sz w:val="22"/>
          <w:lang w:val="en-US"/>
        </w:rPr>
        <w:t>ffice of Sub</w:t>
      </w:r>
      <w:r w:rsidR="00252CCA" w:rsidRPr="00F12F2F">
        <w:rPr>
          <w:rFonts w:ascii="Times New Roman" w:hAnsi="Times New Roman" w:cs="Times New Roman"/>
          <w:sz w:val="22"/>
          <w:lang w:val="en-US"/>
        </w:rPr>
        <w:t>-</w:t>
      </w:r>
      <w:r w:rsidR="004252DD" w:rsidRPr="00F12F2F">
        <w:rPr>
          <w:rFonts w:ascii="Times New Roman" w:hAnsi="Times New Roman" w:cs="Times New Roman"/>
          <w:sz w:val="22"/>
          <w:lang w:val="en-US"/>
        </w:rPr>
        <w:t xml:space="preserve">Registrar of </w:t>
      </w:r>
      <w:r w:rsidR="004252DD" w:rsidRPr="00F12F2F">
        <w:rPr>
          <w:rFonts w:ascii="Times New Roman" w:hAnsi="Times New Roman" w:cs="Times New Roman"/>
          <w:bCs/>
          <w:sz w:val="22"/>
          <w:lang w:val="en-US"/>
        </w:rPr>
        <w:t>Assurances at</w:t>
      </w:r>
      <w:r w:rsidR="004252DD" w:rsidRPr="00F12F2F">
        <w:rPr>
          <w:rFonts w:ascii="Times New Roman" w:hAnsi="Times New Roman" w:cs="Times New Roman"/>
          <w:b/>
          <w:sz w:val="22"/>
          <w:lang w:val="en-US"/>
        </w:rPr>
        <w:t xml:space="preserve"> </w:t>
      </w:r>
      <w:r w:rsidR="00155083">
        <w:rPr>
          <w:rFonts w:ascii="Times New Roman" w:hAnsi="Times New Roman" w:cs="Times New Roman"/>
          <w:bCs/>
          <w:sz w:val="22"/>
          <w:lang w:val="en-US"/>
        </w:rPr>
        <w:t>Kallam</w:t>
      </w:r>
      <w:r w:rsidR="00CB3C7E" w:rsidRPr="00F12F2F">
        <w:rPr>
          <w:rFonts w:ascii="Times New Roman" w:hAnsi="Times New Roman" w:cs="Times New Roman"/>
          <w:bCs/>
          <w:sz w:val="22"/>
          <w:lang w:val="en-US"/>
        </w:rPr>
        <w:t xml:space="preserve">, </w:t>
      </w:r>
      <w:r w:rsidR="00CF39A6">
        <w:rPr>
          <w:rFonts w:ascii="Times New Roman" w:hAnsi="Times New Roman" w:cs="Times New Roman"/>
          <w:bCs/>
          <w:sz w:val="22"/>
          <w:lang w:val="en-US"/>
        </w:rPr>
        <w:t>Maharashtra</w:t>
      </w:r>
      <w:r w:rsidR="00CF39A6" w:rsidRPr="00F12F2F">
        <w:rPr>
          <w:rFonts w:ascii="Times New Roman" w:hAnsi="Times New Roman" w:cs="Times New Roman"/>
          <w:bCs/>
          <w:sz w:val="22"/>
          <w:lang w:val="en-US"/>
        </w:rPr>
        <w:t xml:space="preserve"> </w:t>
      </w:r>
      <w:r w:rsidR="004252DD" w:rsidRPr="00F12F2F">
        <w:rPr>
          <w:rFonts w:ascii="Times New Roman" w:hAnsi="Times New Roman" w:cs="Times New Roman"/>
          <w:sz w:val="22"/>
          <w:lang w:val="en-US"/>
        </w:rPr>
        <w:t xml:space="preserve">executed by and between </w:t>
      </w:r>
      <w:r w:rsidR="004252DD" w:rsidRPr="00F12F2F">
        <w:rPr>
          <w:rFonts w:ascii="Times New Roman" w:hAnsi="Times New Roman" w:cs="Times New Roman"/>
          <w:i/>
          <w:iCs/>
          <w:sz w:val="22"/>
          <w:lang w:val="en-US"/>
        </w:rPr>
        <w:t>inter-alia,</w:t>
      </w:r>
      <w:r w:rsidR="004252DD" w:rsidRPr="00F12F2F">
        <w:rPr>
          <w:rFonts w:ascii="Times New Roman" w:hAnsi="Times New Roman" w:cs="Times New Roman"/>
          <w:sz w:val="22"/>
          <w:lang w:val="en-US"/>
        </w:rPr>
        <w:t xml:space="preserve"> the Mortgagor and </w:t>
      </w:r>
      <w:r w:rsidR="00D733EE">
        <w:rPr>
          <w:rFonts w:ascii="Times New Roman" w:hAnsi="Times New Roman" w:cs="Times New Roman"/>
          <w:sz w:val="22"/>
          <w:lang w:val="en-US"/>
        </w:rPr>
        <w:t>Security Trustee</w:t>
      </w:r>
      <w:r w:rsidR="00D733EE" w:rsidRPr="00F12F2F">
        <w:rPr>
          <w:rFonts w:ascii="Times New Roman" w:hAnsi="Times New Roman" w:cs="Times New Roman"/>
          <w:sz w:val="22"/>
          <w:lang w:val="en-US"/>
        </w:rPr>
        <w:t xml:space="preserve"> </w:t>
      </w:r>
      <w:r w:rsidR="004252DD" w:rsidRPr="00F12F2F">
        <w:rPr>
          <w:rFonts w:ascii="Times New Roman" w:hAnsi="Times New Roman" w:cs="Times New Roman"/>
          <w:sz w:val="22"/>
          <w:lang w:val="en-US"/>
        </w:rPr>
        <w:t>(hereinafter referred to as</w:t>
      </w:r>
      <w:r w:rsidR="00924F91" w:rsidRPr="00F12F2F">
        <w:rPr>
          <w:rFonts w:ascii="Times New Roman" w:hAnsi="Times New Roman" w:cs="Times New Roman"/>
          <w:sz w:val="22"/>
          <w:lang w:val="en-US"/>
        </w:rPr>
        <w:t xml:space="preserve"> the</w:t>
      </w:r>
      <w:r w:rsidR="004252DD" w:rsidRPr="00F12F2F">
        <w:rPr>
          <w:rFonts w:ascii="Times New Roman" w:hAnsi="Times New Roman" w:cs="Times New Roman"/>
          <w:sz w:val="22"/>
          <w:lang w:val="en-US"/>
        </w:rPr>
        <w:t xml:space="preserve"> “</w:t>
      </w:r>
      <w:r w:rsidR="004252DD" w:rsidRPr="00F12F2F">
        <w:rPr>
          <w:rFonts w:ascii="Times New Roman" w:hAnsi="Times New Roman" w:cs="Times New Roman"/>
          <w:b/>
          <w:bCs/>
          <w:sz w:val="22"/>
          <w:lang w:val="en-US"/>
        </w:rPr>
        <w:t>Deed</w:t>
      </w:r>
      <w:r w:rsidR="004252DD" w:rsidRPr="00F12F2F">
        <w:rPr>
          <w:rFonts w:ascii="Times New Roman" w:hAnsi="Times New Roman" w:cs="Times New Roman"/>
          <w:sz w:val="22"/>
          <w:lang w:val="en-US"/>
        </w:rPr>
        <w:t xml:space="preserve">”), the Mortgagor had, in consideration for the matter specified under the </w:t>
      </w:r>
      <w:r w:rsidR="001052E2">
        <w:rPr>
          <w:rFonts w:ascii="Times New Roman" w:hAnsi="Times New Roman" w:cs="Times New Roman"/>
          <w:sz w:val="22"/>
          <w:lang w:val="en-US"/>
        </w:rPr>
        <w:t>facility</w:t>
      </w:r>
      <w:r w:rsidR="00E826B4" w:rsidRPr="00F12F2F">
        <w:rPr>
          <w:rFonts w:ascii="Times New Roman" w:hAnsi="Times New Roman" w:cs="Times New Roman"/>
          <w:sz w:val="22"/>
          <w:lang w:val="en-US"/>
        </w:rPr>
        <w:t xml:space="preserve"> agreement </w:t>
      </w:r>
      <w:r w:rsidR="004252DD" w:rsidRPr="00F12F2F">
        <w:rPr>
          <w:rFonts w:ascii="Times New Roman" w:hAnsi="Times New Roman" w:cs="Times New Roman"/>
          <w:sz w:val="22"/>
          <w:lang w:val="en-US"/>
        </w:rPr>
        <w:t xml:space="preserve">dated </w:t>
      </w:r>
      <w:r w:rsidR="00152DBA">
        <w:rPr>
          <w:rFonts w:ascii="Times New Roman" w:hAnsi="Times New Roman" w:cs="Times New Roman"/>
          <w:sz w:val="22"/>
          <w:lang w:val="en-US"/>
        </w:rPr>
        <w:t>April 01</w:t>
      </w:r>
      <w:r w:rsidR="00A4050D">
        <w:rPr>
          <w:rFonts w:ascii="Times New Roman" w:hAnsi="Times New Roman" w:cs="Times New Roman"/>
          <w:sz w:val="22"/>
          <w:lang w:val="en-US"/>
        </w:rPr>
        <w:t>, 202</w:t>
      </w:r>
      <w:r w:rsidR="00152DBA">
        <w:rPr>
          <w:rFonts w:ascii="Times New Roman" w:hAnsi="Times New Roman" w:cs="Times New Roman"/>
          <w:sz w:val="22"/>
          <w:lang w:val="en-US"/>
        </w:rPr>
        <w:t>1</w:t>
      </w:r>
      <w:r w:rsidR="0095446F" w:rsidRPr="00F12F2F">
        <w:rPr>
          <w:rFonts w:ascii="Times New Roman" w:hAnsi="Times New Roman" w:cs="Times New Roman"/>
          <w:sz w:val="22"/>
          <w:lang w:val="en-US"/>
        </w:rPr>
        <w:t xml:space="preserve"> </w:t>
      </w:r>
      <w:r w:rsidR="00104179">
        <w:rPr>
          <w:rFonts w:ascii="Times New Roman" w:hAnsi="Times New Roman" w:cs="Times New Roman"/>
          <w:sz w:val="22"/>
          <w:lang w:val="en-US"/>
        </w:rPr>
        <w:t>[</w:t>
      </w:r>
      <w:r w:rsidR="00104179" w:rsidRPr="00D64752">
        <w:rPr>
          <w:rFonts w:ascii="Times New Roman" w:hAnsi="Times New Roman" w:cs="Times New Roman"/>
          <w:b/>
          <w:bCs/>
          <w:i/>
          <w:iCs/>
          <w:sz w:val="22"/>
          <w:highlight w:val="green"/>
          <w:lang w:val="en-US"/>
        </w:rPr>
        <w:t>D&amp;D Note: Borrower to confirm</w:t>
      </w:r>
      <w:r w:rsidR="00104179">
        <w:rPr>
          <w:rFonts w:ascii="Times New Roman" w:hAnsi="Times New Roman" w:cs="Times New Roman"/>
          <w:sz w:val="22"/>
          <w:lang w:val="en-US"/>
        </w:rPr>
        <w:t xml:space="preserve">] </w:t>
      </w:r>
      <w:r w:rsidR="00A96265" w:rsidRPr="00F12F2F">
        <w:rPr>
          <w:rFonts w:ascii="Times New Roman" w:hAnsi="Times New Roman" w:cs="Times New Roman"/>
          <w:sz w:val="22"/>
          <w:lang w:val="en-US"/>
        </w:rPr>
        <w:t xml:space="preserve">executed </w:t>
      </w:r>
      <w:r w:rsidR="001E1CA9" w:rsidRPr="00F12F2F">
        <w:rPr>
          <w:rFonts w:ascii="Times New Roman" w:hAnsi="Times New Roman" w:cs="Times New Roman"/>
          <w:i/>
          <w:iCs/>
          <w:sz w:val="22"/>
          <w:lang w:val="en-US"/>
        </w:rPr>
        <w:t>inter ali</w:t>
      </w:r>
      <w:r w:rsidR="00CB3C7E" w:rsidRPr="00F12F2F">
        <w:rPr>
          <w:rFonts w:ascii="Times New Roman" w:hAnsi="Times New Roman" w:cs="Times New Roman"/>
          <w:i/>
          <w:iCs/>
          <w:sz w:val="22"/>
          <w:lang w:val="en-US"/>
        </w:rPr>
        <w:t>a</w:t>
      </w:r>
      <w:r w:rsidR="001E1CA9" w:rsidRPr="00F12F2F">
        <w:rPr>
          <w:rFonts w:ascii="Times New Roman" w:hAnsi="Times New Roman" w:cs="Times New Roman"/>
          <w:sz w:val="22"/>
          <w:lang w:val="en-US"/>
        </w:rPr>
        <w:t xml:space="preserve"> by and amongst </w:t>
      </w:r>
      <w:r w:rsidR="0095446F" w:rsidRPr="00F12F2F">
        <w:rPr>
          <w:rFonts w:ascii="Times New Roman" w:hAnsi="Times New Roman" w:cs="Times New Roman"/>
          <w:sz w:val="22"/>
          <w:lang w:val="en-US"/>
        </w:rPr>
        <w:t xml:space="preserve">the Mortgagor </w:t>
      </w:r>
      <w:r w:rsidR="001E1CA9" w:rsidRPr="00F12F2F">
        <w:rPr>
          <w:rFonts w:ascii="Times New Roman" w:hAnsi="Times New Roman" w:cs="Times New Roman"/>
          <w:sz w:val="22"/>
          <w:lang w:val="en-US"/>
        </w:rPr>
        <w:t xml:space="preserve">and </w:t>
      </w:r>
      <w:r w:rsidR="004603F6" w:rsidRPr="00F12F2F">
        <w:rPr>
          <w:rFonts w:ascii="Times New Roman" w:hAnsi="Times New Roman" w:cs="Times New Roman"/>
          <w:sz w:val="22"/>
          <w:lang w:val="en-US"/>
        </w:rPr>
        <w:t xml:space="preserve">lenders as mentioned in </w:t>
      </w:r>
      <w:r w:rsidR="004603F6" w:rsidRPr="00F12F2F">
        <w:rPr>
          <w:rFonts w:ascii="Times New Roman" w:hAnsi="Times New Roman" w:cs="Times New Roman"/>
          <w:b/>
          <w:bCs/>
          <w:sz w:val="22"/>
          <w:lang w:val="en-US"/>
        </w:rPr>
        <w:t>Schedule I</w:t>
      </w:r>
      <w:r w:rsidR="004603F6" w:rsidRPr="00F12F2F">
        <w:rPr>
          <w:rFonts w:ascii="Times New Roman" w:hAnsi="Times New Roman" w:cs="Times New Roman"/>
          <w:sz w:val="22"/>
          <w:lang w:val="en-US"/>
        </w:rPr>
        <w:t xml:space="preserve"> </w:t>
      </w:r>
      <w:r w:rsidR="007810A3" w:rsidRPr="00F12F2F">
        <w:rPr>
          <w:rFonts w:ascii="Times New Roman" w:hAnsi="Times New Roman" w:cs="Times New Roman"/>
          <w:sz w:val="22"/>
          <w:lang w:val="en-US"/>
        </w:rPr>
        <w:t>(“</w:t>
      </w:r>
      <w:r w:rsidR="007810A3" w:rsidRPr="00F12F2F">
        <w:rPr>
          <w:rFonts w:ascii="Times New Roman" w:hAnsi="Times New Roman" w:cs="Times New Roman"/>
          <w:b/>
          <w:bCs/>
          <w:sz w:val="22"/>
          <w:lang w:val="en-US"/>
        </w:rPr>
        <w:t>Lenders</w:t>
      </w:r>
      <w:r w:rsidR="007810A3" w:rsidRPr="00F12F2F">
        <w:rPr>
          <w:rFonts w:ascii="Times New Roman" w:hAnsi="Times New Roman" w:cs="Times New Roman"/>
          <w:sz w:val="22"/>
          <w:lang w:val="en-US"/>
        </w:rPr>
        <w:t xml:space="preserve">”) </w:t>
      </w:r>
      <w:r w:rsidR="004252DD" w:rsidRPr="00F12F2F">
        <w:rPr>
          <w:rFonts w:ascii="Times New Roman" w:hAnsi="Times New Roman" w:cs="Times New Roman"/>
          <w:sz w:val="22"/>
          <w:lang w:val="en-US"/>
        </w:rPr>
        <w:t>(</w:t>
      </w:r>
      <w:r w:rsidR="00855376" w:rsidRPr="00F12F2F">
        <w:rPr>
          <w:rFonts w:ascii="Times New Roman" w:hAnsi="Times New Roman" w:cs="Times New Roman"/>
          <w:sz w:val="22"/>
          <w:lang w:val="en-US"/>
        </w:rPr>
        <w:t xml:space="preserve">hereinafter referred to as the </w:t>
      </w:r>
      <w:r w:rsidR="004252DD" w:rsidRPr="00F12F2F">
        <w:rPr>
          <w:rFonts w:ascii="Times New Roman" w:hAnsi="Times New Roman" w:cs="Times New Roman"/>
          <w:sz w:val="22"/>
          <w:lang w:val="en-US"/>
        </w:rPr>
        <w:t>“</w:t>
      </w:r>
      <w:r w:rsidR="001052E2">
        <w:rPr>
          <w:rFonts w:ascii="Times New Roman" w:hAnsi="Times New Roman" w:cs="Times New Roman"/>
          <w:b/>
          <w:bCs/>
          <w:sz w:val="22"/>
          <w:lang w:val="en-US"/>
        </w:rPr>
        <w:t>Facility</w:t>
      </w:r>
      <w:r w:rsidR="0095446F" w:rsidRPr="00F12F2F">
        <w:rPr>
          <w:rFonts w:ascii="Times New Roman" w:hAnsi="Times New Roman" w:cs="Times New Roman"/>
          <w:b/>
          <w:bCs/>
          <w:sz w:val="22"/>
          <w:lang w:val="en-US"/>
        </w:rPr>
        <w:t xml:space="preserve"> Agreement</w:t>
      </w:r>
      <w:r w:rsidR="004252DD" w:rsidRPr="00F12F2F">
        <w:rPr>
          <w:rFonts w:ascii="Times New Roman" w:hAnsi="Times New Roman" w:cs="Times New Roman"/>
          <w:sz w:val="22"/>
          <w:lang w:val="en-US"/>
        </w:rPr>
        <w:t>”</w:t>
      </w:r>
      <w:r w:rsidR="0023779A" w:rsidRPr="00F12F2F">
        <w:rPr>
          <w:rFonts w:ascii="Times New Roman" w:hAnsi="Times New Roman" w:cs="Times New Roman"/>
          <w:sz w:val="22"/>
          <w:lang w:val="en-US"/>
        </w:rPr>
        <w:t>,</w:t>
      </w:r>
      <w:r w:rsidR="00A96265" w:rsidRPr="00F12F2F">
        <w:rPr>
          <w:rFonts w:ascii="Times New Roman" w:hAnsi="Times New Roman" w:cs="Times New Roman"/>
          <w:sz w:val="22"/>
          <w:lang w:val="en-US"/>
        </w:rPr>
        <w:t xml:space="preserve"> as </w:t>
      </w:r>
      <w:r w:rsidR="0023779A" w:rsidRPr="00F12F2F">
        <w:rPr>
          <w:rFonts w:ascii="Times New Roman" w:hAnsi="Times New Roman" w:cs="Times New Roman"/>
          <w:sz w:val="22"/>
          <w:lang w:val="en-US"/>
        </w:rPr>
        <w:t xml:space="preserve">may be </w:t>
      </w:r>
      <w:r w:rsidR="00A96265" w:rsidRPr="00F12F2F">
        <w:rPr>
          <w:rFonts w:ascii="Times New Roman" w:hAnsi="Times New Roman" w:cs="Times New Roman"/>
          <w:sz w:val="22"/>
          <w:lang w:val="en-US"/>
        </w:rPr>
        <w:t>amended and</w:t>
      </w:r>
      <w:r w:rsidR="0023779A" w:rsidRPr="00F12F2F">
        <w:rPr>
          <w:rFonts w:ascii="Times New Roman" w:hAnsi="Times New Roman" w:cs="Times New Roman"/>
          <w:sz w:val="22"/>
          <w:lang w:val="en-US"/>
        </w:rPr>
        <w:t>/or</w:t>
      </w:r>
      <w:r w:rsidR="00A96265" w:rsidRPr="00F12F2F">
        <w:rPr>
          <w:rFonts w:ascii="Times New Roman" w:hAnsi="Times New Roman" w:cs="Times New Roman"/>
          <w:sz w:val="22"/>
          <w:lang w:val="en-US"/>
        </w:rPr>
        <w:t xml:space="preserve"> </w:t>
      </w:r>
      <w:r w:rsidR="0023779A" w:rsidRPr="00F12F2F">
        <w:rPr>
          <w:rFonts w:ascii="Times New Roman" w:hAnsi="Times New Roman" w:cs="Times New Roman"/>
          <w:sz w:val="22"/>
          <w:lang w:val="en-US"/>
        </w:rPr>
        <w:t xml:space="preserve">supplemented and/or </w:t>
      </w:r>
      <w:r w:rsidR="00A96265" w:rsidRPr="00F12F2F">
        <w:rPr>
          <w:rFonts w:ascii="Times New Roman" w:hAnsi="Times New Roman" w:cs="Times New Roman"/>
          <w:sz w:val="22"/>
          <w:lang w:val="en-US"/>
        </w:rPr>
        <w:t>modified from time to time</w:t>
      </w:r>
      <w:r w:rsidR="004252DD" w:rsidRPr="00F12F2F">
        <w:rPr>
          <w:rFonts w:ascii="Times New Roman" w:hAnsi="Times New Roman" w:cs="Times New Roman"/>
          <w:sz w:val="22"/>
          <w:lang w:val="en-US"/>
        </w:rPr>
        <w:t xml:space="preserve">), mortgaged all that piece and parcel of land together with buildings and erections standing thereon and as more particularly described in the </w:t>
      </w:r>
      <w:r w:rsidR="000002E6" w:rsidRPr="00F12F2F">
        <w:rPr>
          <w:rFonts w:ascii="Times New Roman" w:hAnsi="Times New Roman" w:cs="Times New Roman"/>
          <w:b/>
          <w:bCs/>
          <w:sz w:val="22"/>
          <w:lang w:val="en-US"/>
        </w:rPr>
        <w:t>Schedule II</w:t>
      </w:r>
      <w:r w:rsidR="000002E6" w:rsidRPr="00F12F2F">
        <w:rPr>
          <w:rFonts w:ascii="Times New Roman" w:hAnsi="Times New Roman" w:cs="Times New Roman"/>
          <w:sz w:val="22"/>
          <w:lang w:val="en-US"/>
        </w:rPr>
        <w:t xml:space="preserve"> </w:t>
      </w:r>
      <w:r w:rsidR="00B65789" w:rsidRPr="00F12F2F">
        <w:rPr>
          <w:rFonts w:ascii="Times New Roman" w:hAnsi="Times New Roman" w:cs="Times New Roman"/>
          <w:sz w:val="22"/>
          <w:lang w:val="en-US"/>
        </w:rPr>
        <w:t xml:space="preserve">and </w:t>
      </w:r>
      <w:r w:rsidR="00B65789" w:rsidRPr="00F12F2F">
        <w:rPr>
          <w:rFonts w:ascii="Times New Roman" w:hAnsi="Times New Roman" w:cs="Times New Roman"/>
          <w:b/>
          <w:bCs/>
          <w:sz w:val="22"/>
          <w:lang w:val="en-US"/>
        </w:rPr>
        <w:t>Schedule III</w:t>
      </w:r>
      <w:r w:rsidR="00B65789" w:rsidRPr="00F12F2F">
        <w:rPr>
          <w:rFonts w:ascii="Times New Roman" w:hAnsi="Times New Roman" w:cs="Times New Roman"/>
          <w:sz w:val="22"/>
          <w:lang w:val="en-US"/>
        </w:rPr>
        <w:t xml:space="preserve"> </w:t>
      </w:r>
      <w:r w:rsidR="000002E6" w:rsidRPr="00F12F2F">
        <w:rPr>
          <w:rFonts w:ascii="Times New Roman" w:hAnsi="Times New Roman" w:cs="Times New Roman"/>
          <w:sz w:val="22"/>
          <w:lang w:val="en-US"/>
        </w:rPr>
        <w:t>attached</w:t>
      </w:r>
      <w:r w:rsidR="004252DD" w:rsidRPr="00F12F2F">
        <w:rPr>
          <w:rFonts w:ascii="Times New Roman" w:hAnsi="Times New Roman" w:cs="Times New Roman"/>
          <w:sz w:val="22"/>
          <w:lang w:val="en-US"/>
        </w:rPr>
        <w:t xml:space="preserve"> hereto (“</w:t>
      </w:r>
      <w:r w:rsidR="004252DD" w:rsidRPr="00F12F2F">
        <w:rPr>
          <w:rFonts w:ascii="Times New Roman" w:hAnsi="Times New Roman" w:cs="Times New Roman"/>
          <w:b/>
          <w:bCs/>
          <w:sz w:val="22"/>
          <w:lang w:val="en-US"/>
        </w:rPr>
        <w:t>Properties</w:t>
      </w:r>
      <w:r w:rsidR="004252DD" w:rsidRPr="00F12F2F">
        <w:rPr>
          <w:rFonts w:ascii="Times New Roman" w:hAnsi="Times New Roman" w:cs="Times New Roman"/>
          <w:sz w:val="22"/>
          <w:lang w:val="en-US"/>
        </w:rPr>
        <w:t>”)</w:t>
      </w:r>
      <w:r w:rsidR="00252EC0" w:rsidRPr="00F12F2F">
        <w:rPr>
          <w:rFonts w:ascii="Times New Roman" w:hAnsi="Times New Roman" w:cs="Times New Roman"/>
          <w:sz w:val="22"/>
          <w:lang w:val="en-US"/>
        </w:rPr>
        <w:t>,</w:t>
      </w:r>
      <w:r w:rsidR="004252DD" w:rsidRPr="00F12F2F">
        <w:rPr>
          <w:rFonts w:ascii="Times New Roman" w:hAnsi="Times New Roman" w:cs="Times New Roman"/>
          <w:sz w:val="22"/>
          <w:lang w:val="en-US"/>
        </w:rPr>
        <w:t xml:space="preserve"> as security for discharge of all the </w:t>
      </w:r>
      <w:r w:rsidR="00A3574B" w:rsidRPr="00F12F2F">
        <w:rPr>
          <w:rFonts w:ascii="Times New Roman" w:hAnsi="Times New Roman" w:cs="Times New Roman"/>
          <w:sz w:val="22"/>
          <w:lang w:val="en-US"/>
        </w:rPr>
        <w:t xml:space="preserve">Secured </w:t>
      </w:r>
      <w:r w:rsidR="004252DD" w:rsidRPr="00F12F2F">
        <w:rPr>
          <w:rFonts w:ascii="Times New Roman" w:hAnsi="Times New Roman" w:cs="Times New Roman"/>
          <w:sz w:val="22"/>
          <w:lang w:val="en-US"/>
        </w:rPr>
        <w:t>Obligations together with interest, costs, charges and expenses thereto.</w:t>
      </w:r>
    </w:p>
    <w:p w14:paraId="068E3683" w14:textId="0599F53E" w:rsidR="004252DD" w:rsidRPr="00F12F2F" w:rsidRDefault="00A64C2A" w:rsidP="00BE53F4">
      <w:pPr>
        <w:numPr>
          <w:ilvl w:val="0"/>
          <w:numId w:val="1"/>
        </w:numPr>
        <w:spacing w:line="240" w:lineRule="auto"/>
        <w:jc w:val="both"/>
        <w:rPr>
          <w:rFonts w:ascii="Times New Roman" w:hAnsi="Times New Roman" w:cs="Times New Roman"/>
          <w:sz w:val="22"/>
          <w:lang w:val="en-US"/>
        </w:rPr>
      </w:pPr>
      <w:r w:rsidRPr="00F12F2F">
        <w:rPr>
          <w:rFonts w:ascii="Times New Roman" w:hAnsi="Times New Roman" w:cs="Times New Roman"/>
          <w:sz w:val="22"/>
          <w:lang w:val="en-US"/>
        </w:rPr>
        <w:tab/>
      </w:r>
      <w:r w:rsidR="004252DD" w:rsidRPr="00F12F2F">
        <w:rPr>
          <w:rFonts w:ascii="Times New Roman" w:hAnsi="Times New Roman" w:cs="Times New Roman"/>
          <w:sz w:val="22"/>
          <w:lang w:val="en-US"/>
        </w:rPr>
        <w:t xml:space="preserve">One of the conditions of the Deed is that </w:t>
      </w:r>
      <w:r w:rsidR="00BE53F4" w:rsidRPr="00F12F2F">
        <w:rPr>
          <w:rFonts w:ascii="Times New Roman" w:hAnsi="Times New Roman" w:cs="Times New Roman"/>
          <w:sz w:val="22"/>
        </w:rPr>
        <w:t xml:space="preserve">on the Final Settlement Date, the mortgage created </w:t>
      </w:r>
      <w:r w:rsidR="00BE53F4" w:rsidRPr="00F12F2F">
        <w:rPr>
          <w:rFonts w:ascii="Times New Roman" w:hAnsi="Times New Roman" w:cs="Times New Roman"/>
          <w:i/>
          <w:iCs/>
          <w:sz w:val="22"/>
        </w:rPr>
        <w:t>vide</w:t>
      </w:r>
      <w:r w:rsidR="00BE53F4" w:rsidRPr="00F12F2F">
        <w:rPr>
          <w:rFonts w:ascii="Times New Roman" w:hAnsi="Times New Roman" w:cs="Times New Roman"/>
          <w:sz w:val="22"/>
        </w:rPr>
        <w:t xml:space="preserve"> the </w:t>
      </w:r>
      <w:r w:rsidR="00A96265" w:rsidRPr="00F12F2F">
        <w:rPr>
          <w:rFonts w:ascii="Times New Roman" w:hAnsi="Times New Roman" w:cs="Times New Roman"/>
          <w:sz w:val="22"/>
        </w:rPr>
        <w:t>Deed</w:t>
      </w:r>
      <w:r w:rsidR="00BE53F4" w:rsidRPr="00F12F2F">
        <w:rPr>
          <w:rFonts w:ascii="Times New Roman" w:hAnsi="Times New Roman" w:cs="Times New Roman"/>
          <w:sz w:val="22"/>
        </w:rPr>
        <w:t xml:space="preserve"> on the Properties shall be redeemed and the Mortgagee shall </w:t>
      </w:r>
      <w:r w:rsidR="006A18B5" w:rsidRPr="00F12F2F">
        <w:rPr>
          <w:rFonts w:ascii="Times New Roman" w:hAnsi="Times New Roman" w:cs="Times New Roman"/>
          <w:sz w:val="22"/>
        </w:rPr>
        <w:t xml:space="preserve">reconvey the Properties to the </w:t>
      </w:r>
      <w:r w:rsidR="00952751" w:rsidRPr="00F12F2F">
        <w:rPr>
          <w:rFonts w:ascii="Times New Roman" w:hAnsi="Times New Roman" w:cs="Times New Roman"/>
          <w:sz w:val="22"/>
        </w:rPr>
        <w:t>Mortgagor</w:t>
      </w:r>
      <w:r w:rsidR="00BE53F4" w:rsidRPr="00F12F2F">
        <w:rPr>
          <w:rFonts w:ascii="Times New Roman" w:hAnsi="Times New Roman" w:cs="Times New Roman"/>
          <w:sz w:val="22"/>
        </w:rPr>
        <w:t>.</w:t>
      </w:r>
    </w:p>
    <w:p w14:paraId="31DE2EBC" w14:textId="202A03D3" w:rsidR="004252DD" w:rsidRPr="00F12F2F" w:rsidRDefault="00A64C2A" w:rsidP="00526A5A">
      <w:pPr>
        <w:numPr>
          <w:ilvl w:val="0"/>
          <w:numId w:val="1"/>
        </w:numPr>
        <w:spacing w:line="240" w:lineRule="auto"/>
        <w:jc w:val="both"/>
        <w:rPr>
          <w:rFonts w:ascii="Times New Roman" w:hAnsi="Times New Roman" w:cs="Times New Roman"/>
          <w:sz w:val="22"/>
          <w:lang w:val="en-US"/>
        </w:rPr>
      </w:pPr>
      <w:r w:rsidRPr="00F12F2F">
        <w:rPr>
          <w:rFonts w:ascii="Times New Roman" w:hAnsi="Times New Roman" w:cs="Times New Roman"/>
          <w:sz w:val="22"/>
          <w:lang w:val="en-US"/>
        </w:rPr>
        <w:tab/>
      </w:r>
      <w:r w:rsidR="004252DD" w:rsidRPr="00F12F2F">
        <w:rPr>
          <w:rFonts w:ascii="Times New Roman" w:hAnsi="Times New Roman" w:cs="Times New Roman"/>
          <w:sz w:val="22"/>
          <w:lang w:val="en-US"/>
        </w:rPr>
        <w:t>The Mortgagor has requested the Mortgagee to re-convey the Pr</w:t>
      </w:r>
      <w:r w:rsidR="00895148" w:rsidRPr="00F12F2F">
        <w:rPr>
          <w:rFonts w:ascii="Times New Roman" w:hAnsi="Times New Roman" w:cs="Times New Roman"/>
          <w:sz w:val="22"/>
          <w:lang w:val="en-US"/>
        </w:rPr>
        <w:t>operties</w:t>
      </w:r>
      <w:r w:rsidR="004252DD" w:rsidRPr="00F12F2F">
        <w:rPr>
          <w:rFonts w:ascii="Times New Roman" w:hAnsi="Times New Roman" w:cs="Times New Roman"/>
          <w:sz w:val="22"/>
          <w:lang w:val="en-US"/>
        </w:rPr>
        <w:t xml:space="preserve"> to the Mortgagor in consideration of </w:t>
      </w:r>
      <w:r w:rsidR="007810A3" w:rsidRPr="00F12F2F">
        <w:rPr>
          <w:rFonts w:ascii="Times New Roman" w:hAnsi="Times New Roman" w:cs="Times New Roman"/>
          <w:sz w:val="22"/>
        </w:rPr>
        <w:t xml:space="preserve">the Secured Obligations paid in full by the Mortgagor to the </w:t>
      </w:r>
      <w:r w:rsidR="007810A3" w:rsidRPr="00F12F2F">
        <w:rPr>
          <w:rFonts w:ascii="Times New Roman" w:hAnsi="Times New Roman" w:cs="Times New Roman"/>
          <w:sz w:val="22"/>
          <w:lang w:val="en-US"/>
        </w:rPr>
        <w:t xml:space="preserve">Lenders </w:t>
      </w:r>
      <w:r w:rsidR="004252DD" w:rsidRPr="00F12F2F">
        <w:rPr>
          <w:rFonts w:ascii="Times New Roman" w:hAnsi="Times New Roman" w:cs="Times New Roman"/>
          <w:sz w:val="22"/>
          <w:lang w:val="en-US"/>
        </w:rPr>
        <w:t xml:space="preserve">in </w:t>
      </w:r>
      <w:r w:rsidR="003A7EB7" w:rsidRPr="00F12F2F">
        <w:rPr>
          <w:rFonts w:ascii="Times New Roman" w:hAnsi="Times New Roman" w:cs="Times New Roman"/>
          <w:sz w:val="22"/>
          <w:lang w:val="en-US"/>
        </w:rPr>
        <w:t xml:space="preserve">accordance with the </w:t>
      </w:r>
      <w:r w:rsidR="00D00FD7" w:rsidRPr="00F12F2F">
        <w:rPr>
          <w:rFonts w:ascii="Times New Roman" w:hAnsi="Times New Roman" w:cs="Times New Roman"/>
          <w:sz w:val="22"/>
          <w:lang w:val="en-US"/>
        </w:rPr>
        <w:t xml:space="preserve">terms of the </w:t>
      </w:r>
      <w:r w:rsidR="001052E2">
        <w:rPr>
          <w:rFonts w:ascii="Times New Roman" w:hAnsi="Times New Roman" w:cs="Times New Roman"/>
          <w:sz w:val="22"/>
          <w:lang w:val="en-US"/>
        </w:rPr>
        <w:t>Facility</w:t>
      </w:r>
      <w:r w:rsidR="007810A3" w:rsidRPr="00F12F2F">
        <w:rPr>
          <w:rFonts w:ascii="Times New Roman" w:hAnsi="Times New Roman" w:cs="Times New Roman"/>
          <w:sz w:val="22"/>
          <w:lang w:val="en-US"/>
        </w:rPr>
        <w:t xml:space="preserve"> Agreement</w:t>
      </w:r>
      <w:r w:rsidR="004252DD" w:rsidRPr="00F12F2F">
        <w:rPr>
          <w:rFonts w:ascii="Times New Roman" w:hAnsi="Times New Roman" w:cs="Times New Roman"/>
          <w:sz w:val="22"/>
          <w:lang w:val="en-US"/>
        </w:rPr>
        <w:t xml:space="preserve">. </w:t>
      </w:r>
    </w:p>
    <w:p w14:paraId="0F14D59C" w14:textId="4A430CAE" w:rsidR="004252DD" w:rsidRPr="00F12F2F" w:rsidRDefault="004252DD" w:rsidP="00526A5A">
      <w:pPr>
        <w:spacing w:line="240" w:lineRule="auto"/>
        <w:jc w:val="both"/>
        <w:rPr>
          <w:rFonts w:ascii="Times New Roman" w:hAnsi="Times New Roman" w:cs="Times New Roman"/>
          <w:b/>
          <w:bCs/>
          <w:sz w:val="22"/>
          <w:lang w:val="en-US"/>
        </w:rPr>
      </w:pPr>
      <w:r w:rsidRPr="00F12F2F">
        <w:rPr>
          <w:rFonts w:ascii="Times New Roman" w:hAnsi="Times New Roman" w:cs="Times New Roman"/>
          <w:b/>
          <w:bCs/>
          <w:sz w:val="22"/>
          <w:lang w:val="en-US"/>
        </w:rPr>
        <w:t xml:space="preserve">NOW </w:t>
      </w:r>
      <w:r w:rsidR="00F41584" w:rsidRPr="00F12F2F">
        <w:rPr>
          <w:rFonts w:ascii="Times New Roman" w:hAnsi="Times New Roman" w:cs="Times New Roman"/>
          <w:b/>
          <w:bCs/>
          <w:sz w:val="22"/>
          <w:lang w:val="en-US"/>
        </w:rPr>
        <w:t xml:space="preserve">THIS DEED OF RECONVEYANCE </w:t>
      </w:r>
      <w:r w:rsidRPr="00F12F2F">
        <w:rPr>
          <w:rFonts w:ascii="Times New Roman" w:hAnsi="Times New Roman" w:cs="Times New Roman"/>
          <w:b/>
          <w:bCs/>
          <w:sz w:val="22"/>
          <w:lang w:val="en-US"/>
        </w:rPr>
        <w:t>WITNESSETH AS FOLLOWS:</w:t>
      </w:r>
    </w:p>
    <w:p w14:paraId="2D5372AD" w14:textId="06E17EF0" w:rsidR="004252DD" w:rsidRPr="00F12F2F" w:rsidRDefault="004252DD" w:rsidP="00526A5A">
      <w:pPr>
        <w:spacing w:line="240" w:lineRule="auto"/>
        <w:jc w:val="both"/>
        <w:rPr>
          <w:rFonts w:ascii="Times New Roman" w:hAnsi="Times New Roman" w:cs="Times New Roman"/>
          <w:sz w:val="22"/>
          <w:lang w:val="en-US"/>
        </w:rPr>
      </w:pPr>
      <w:r w:rsidRPr="00F12F2F">
        <w:rPr>
          <w:rFonts w:ascii="Times New Roman" w:hAnsi="Times New Roman" w:cs="Times New Roman"/>
          <w:sz w:val="22"/>
          <w:lang w:val="en-US"/>
        </w:rPr>
        <w:t xml:space="preserve">Unless otherwise defined herein, capitalized terms in this </w:t>
      </w:r>
      <w:r w:rsidR="003A128A" w:rsidRPr="00F12F2F">
        <w:rPr>
          <w:rFonts w:ascii="Times New Roman" w:hAnsi="Times New Roman" w:cs="Times New Roman"/>
          <w:sz w:val="22"/>
          <w:lang w:val="en-US"/>
        </w:rPr>
        <w:t>D</w:t>
      </w:r>
      <w:r w:rsidRPr="00F12F2F">
        <w:rPr>
          <w:rFonts w:ascii="Times New Roman" w:hAnsi="Times New Roman" w:cs="Times New Roman"/>
          <w:sz w:val="22"/>
          <w:lang w:val="en-US"/>
        </w:rPr>
        <w:t xml:space="preserve">eed of </w:t>
      </w:r>
      <w:r w:rsidR="003A128A" w:rsidRPr="00F12F2F">
        <w:rPr>
          <w:rFonts w:ascii="Times New Roman" w:hAnsi="Times New Roman" w:cs="Times New Roman"/>
          <w:sz w:val="22"/>
          <w:lang w:val="en-US"/>
        </w:rPr>
        <w:t>R</w:t>
      </w:r>
      <w:r w:rsidRPr="00F12F2F">
        <w:rPr>
          <w:rFonts w:ascii="Times New Roman" w:hAnsi="Times New Roman" w:cs="Times New Roman"/>
          <w:sz w:val="22"/>
          <w:lang w:val="en-US"/>
        </w:rPr>
        <w:t xml:space="preserve">econveyance shall have the meanings given to them in the </w:t>
      </w:r>
      <w:r w:rsidR="001052E2">
        <w:rPr>
          <w:rFonts w:ascii="Times New Roman" w:hAnsi="Times New Roman" w:cs="Times New Roman"/>
          <w:sz w:val="22"/>
          <w:lang w:val="en-US"/>
        </w:rPr>
        <w:t>Facility</w:t>
      </w:r>
      <w:r w:rsidR="00CB3C7E" w:rsidRPr="00F12F2F">
        <w:rPr>
          <w:rFonts w:ascii="Times New Roman" w:hAnsi="Times New Roman" w:cs="Times New Roman"/>
          <w:sz w:val="22"/>
          <w:lang w:val="en-US"/>
        </w:rPr>
        <w:t xml:space="preserve"> Agreement</w:t>
      </w:r>
      <w:r w:rsidRPr="00F12F2F">
        <w:rPr>
          <w:rFonts w:ascii="Times New Roman" w:hAnsi="Times New Roman" w:cs="Times New Roman"/>
          <w:sz w:val="22"/>
          <w:lang w:val="en-US"/>
        </w:rPr>
        <w:t xml:space="preserve">. </w:t>
      </w:r>
    </w:p>
    <w:p w14:paraId="756328BE" w14:textId="04A83C41" w:rsidR="004252DD" w:rsidRPr="00F12F2F" w:rsidRDefault="004252DD" w:rsidP="00526A5A">
      <w:pPr>
        <w:spacing w:line="240" w:lineRule="auto"/>
        <w:jc w:val="both"/>
        <w:rPr>
          <w:rFonts w:ascii="Times New Roman" w:hAnsi="Times New Roman" w:cs="Times New Roman"/>
          <w:sz w:val="22"/>
          <w:lang w:val="en-US"/>
        </w:rPr>
      </w:pPr>
      <w:r w:rsidRPr="00F12F2F">
        <w:rPr>
          <w:rFonts w:ascii="Times New Roman" w:hAnsi="Times New Roman" w:cs="Times New Roman"/>
          <w:sz w:val="22"/>
          <w:lang w:val="en-US"/>
        </w:rPr>
        <w:lastRenderedPageBreak/>
        <w:t xml:space="preserve">In consideration of </w:t>
      </w:r>
      <w:r w:rsidR="00CB3C7E" w:rsidRPr="00F12F2F">
        <w:rPr>
          <w:rFonts w:ascii="Times New Roman" w:hAnsi="Times New Roman" w:cs="Times New Roman"/>
          <w:sz w:val="22"/>
        </w:rPr>
        <w:t xml:space="preserve">Secured Obligations repaid by the Mortgagor in full to the satisfaction to the Lenders pursuant to the </w:t>
      </w:r>
      <w:r w:rsidRPr="00F12F2F">
        <w:rPr>
          <w:rFonts w:ascii="Times New Roman" w:hAnsi="Times New Roman" w:cs="Times New Roman"/>
          <w:sz w:val="22"/>
          <w:lang w:val="en-US"/>
        </w:rPr>
        <w:t>said Deed</w:t>
      </w:r>
      <w:r w:rsidR="00605C1B" w:rsidRPr="00F12F2F">
        <w:rPr>
          <w:rFonts w:ascii="Times New Roman" w:hAnsi="Times New Roman" w:cs="Times New Roman"/>
          <w:sz w:val="22"/>
          <w:lang w:val="en-US"/>
        </w:rPr>
        <w:t xml:space="preserve"> and </w:t>
      </w:r>
      <w:r w:rsidR="001052E2">
        <w:rPr>
          <w:rFonts w:ascii="Times New Roman" w:hAnsi="Times New Roman" w:cs="Times New Roman"/>
          <w:sz w:val="22"/>
          <w:lang w:val="en-US"/>
        </w:rPr>
        <w:t>Facility</w:t>
      </w:r>
      <w:r w:rsidR="00CB3C7E" w:rsidRPr="00F12F2F">
        <w:rPr>
          <w:rFonts w:ascii="Times New Roman" w:hAnsi="Times New Roman" w:cs="Times New Roman"/>
          <w:sz w:val="22"/>
          <w:lang w:val="en-US"/>
        </w:rPr>
        <w:t xml:space="preserve"> Agreement</w:t>
      </w:r>
      <w:r w:rsidR="00605C1B" w:rsidRPr="00F12F2F">
        <w:rPr>
          <w:rFonts w:ascii="Times New Roman" w:hAnsi="Times New Roman" w:cs="Times New Roman"/>
          <w:sz w:val="22"/>
          <w:lang w:val="en-US"/>
        </w:rPr>
        <w:t xml:space="preserve">, </w:t>
      </w:r>
      <w:r w:rsidRPr="00F12F2F">
        <w:rPr>
          <w:rFonts w:ascii="Times New Roman" w:hAnsi="Times New Roman" w:cs="Times New Roman"/>
          <w:sz w:val="22"/>
          <w:lang w:val="en-US"/>
        </w:rPr>
        <w:t>the Mortgagee hereby irrevocably releases, discharges, grants, retransfers and re-conveys forever unto the Mortgagor all the Pr</w:t>
      </w:r>
      <w:r w:rsidR="00C359DB" w:rsidRPr="00F12F2F">
        <w:rPr>
          <w:rFonts w:ascii="Times New Roman" w:hAnsi="Times New Roman" w:cs="Times New Roman"/>
          <w:sz w:val="22"/>
          <w:lang w:val="en-US"/>
        </w:rPr>
        <w:t>operties</w:t>
      </w:r>
      <w:r w:rsidRPr="00F12F2F">
        <w:rPr>
          <w:rFonts w:ascii="Times New Roman" w:hAnsi="Times New Roman" w:cs="Times New Roman"/>
          <w:sz w:val="22"/>
          <w:lang w:val="en-US"/>
        </w:rPr>
        <w:t xml:space="preserve"> TOGETHER with all their rights, titles, interest, easements and appurtenances (whatsoever) created under the Deed AND all the estate, right, title and interest of the Mortgagee created under the Deed, TO HAVE AND TO HOLD the Pr</w:t>
      </w:r>
      <w:r w:rsidR="00AD4238" w:rsidRPr="00F12F2F">
        <w:rPr>
          <w:rFonts w:ascii="Times New Roman" w:hAnsi="Times New Roman" w:cs="Times New Roman"/>
          <w:sz w:val="22"/>
          <w:lang w:val="en-US"/>
        </w:rPr>
        <w:t>operties</w:t>
      </w:r>
      <w:r w:rsidRPr="00F12F2F">
        <w:rPr>
          <w:rFonts w:ascii="Times New Roman" w:hAnsi="Times New Roman" w:cs="Times New Roman"/>
          <w:sz w:val="22"/>
          <w:lang w:val="en-US"/>
        </w:rPr>
        <w:t xml:space="preserve"> TOGETHER with all their rights, titles, interest, easements and appurtenances (whatsoever) AND all the estate, right, title and interest of the Mortgagee created under the Deed and to use of the Mortgagor forever freed and absolutely discharged of and from all the monies due and intended to be secured by the Deed and of and from all actions, suits, account claims, and demands in respect of the said Deed or of any act, deed, matter or thing in anywise relating to the Pr</w:t>
      </w:r>
      <w:r w:rsidR="00067C40" w:rsidRPr="00F12F2F">
        <w:rPr>
          <w:rFonts w:ascii="Times New Roman" w:hAnsi="Times New Roman" w:cs="Times New Roman"/>
          <w:sz w:val="22"/>
          <w:lang w:val="en-US"/>
        </w:rPr>
        <w:t>operties</w:t>
      </w:r>
      <w:r w:rsidRPr="00F12F2F">
        <w:rPr>
          <w:rFonts w:ascii="Times New Roman" w:hAnsi="Times New Roman" w:cs="Times New Roman"/>
          <w:sz w:val="22"/>
          <w:lang w:val="en-US"/>
        </w:rPr>
        <w:t xml:space="preserve"> in respect of the Deed TOGETHER with all their rights, titles, interest, easements and appurtenances (whatsoever) AND all the estate, right, title and interest of the Mortgagee created under the Deed.</w:t>
      </w:r>
    </w:p>
    <w:p w14:paraId="781EEF51" w14:textId="3A29F0F8" w:rsidR="004252DD" w:rsidRPr="00F12F2F" w:rsidRDefault="004252DD" w:rsidP="00526A5A">
      <w:pPr>
        <w:spacing w:line="240" w:lineRule="auto"/>
        <w:jc w:val="both"/>
        <w:rPr>
          <w:rFonts w:ascii="Times New Roman" w:hAnsi="Times New Roman" w:cs="Times New Roman"/>
          <w:sz w:val="22"/>
          <w:lang w:val="en-US"/>
        </w:rPr>
      </w:pPr>
      <w:r w:rsidRPr="00F12F2F">
        <w:rPr>
          <w:rFonts w:ascii="Times New Roman" w:hAnsi="Times New Roman" w:cs="Times New Roman"/>
          <w:sz w:val="22"/>
          <w:lang w:val="en-US"/>
        </w:rPr>
        <w:t xml:space="preserve">Pursuant to the release, re-conveyance, re-transfer and discharge as set out above, the Mortgagee hereby returns and gives custody of </w:t>
      </w:r>
      <w:r w:rsidR="00CB3C7E" w:rsidRPr="00F12F2F">
        <w:rPr>
          <w:rFonts w:ascii="Times New Roman" w:hAnsi="Times New Roman" w:cs="Times New Roman"/>
          <w:sz w:val="22"/>
          <w:lang w:val="en-US"/>
        </w:rPr>
        <w:t xml:space="preserve">all </w:t>
      </w:r>
      <w:r w:rsidRPr="00F12F2F">
        <w:rPr>
          <w:rFonts w:ascii="Times New Roman" w:hAnsi="Times New Roman" w:cs="Times New Roman"/>
          <w:sz w:val="22"/>
          <w:lang w:val="en-US"/>
        </w:rPr>
        <w:t xml:space="preserve">the </w:t>
      </w:r>
      <w:r w:rsidR="00CB3C7E" w:rsidRPr="00F12F2F">
        <w:rPr>
          <w:rFonts w:ascii="Times New Roman" w:hAnsi="Times New Roman" w:cs="Times New Roman"/>
          <w:sz w:val="22"/>
          <w:lang w:val="en-US"/>
        </w:rPr>
        <w:t>title deeds in</w:t>
      </w:r>
      <w:r w:rsidRPr="00F12F2F">
        <w:rPr>
          <w:rFonts w:ascii="Times New Roman" w:hAnsi="Times New Roman" w:cs="Times New Roman"/>
          <w:sz w:val="22"/>
          <w:lang w:val="en-US"/>
        </w:rPr>
        <w:t xml:space="preserve"> respect of the Pr</w:t>
      </w:r>
      <w:r w:rsidR="00060E56" w:rsidRPr="00F12F2F">
        <w:rPr>
          <w:rFonts w:ascii="Times New Roman" w:hAnsi="Times New Roman" w:cs="Times New Roman"/>
          <w:sz w:val="22"/>
          <w:lang w:val="en-US"/>
        </w:rPr>
        <w:t>operties</w:t>
      </w:r>
      <w:r w:rsidRPr="00F12F2F">
        <w:rPr>
          <w:rFonts w:ascii="Times New Roman" w:hAnsi="Times New Roman" w:cs="Times New Roman"/>
          <w:sz w:val="22"/>
          <w:lang w:val="en-US"/>
        </w:rPr>
        <w:t xml:space="preserve"> to the Mortgagor.</w:t>
      </w:r>
    </w:p>
    <w:p w14:paraId="41A58F9F" w14:textId="26308CBD" w:rsidR="00EA3CC9" w:rsidRPr="00F12F2F" w:rsidRDefault="00134A38" w:rsidP="00EA3CC9">
      <w:pPr>
        <w:spacing w:line="240" w:lineRule="auto"/>
        <w:jc w:val="both"/>
        <w:rPr>
          <w:rFonts w:ascii="Times New Roman" w:hAnsi="Times New Roman" w:cs="Times New Roman"/>
          <w:sz w:val="22"/>
          <w:lang w:val="en-US"/>
        </w:rPr>
      </w:pPr>
      <w:r w:rsidRPr="00F12F2F">
        <w:rPr>
          <w:rFonts w:ascii="Times New Roman" w:hAnsi="Times New Roman" w:cs="Times New Roman"/>
          <w:sz w:val="22"/>
          <w:szCs w:val="22"/>
        </w:rPr>
        <w:t xml:space="preserve">The provisions of Clause </w:t>
      </w:r>
      <w:r w:rsidR="00155083">
        <w:rPr>
          <w:rFonts w:ascii="Times New Roman" w:hAnsi="Times New Roman" w:cs="Times New Roman"/>
          <w:sz w:val="22"/>
          <w:szCs w:val="22"/>
        </w:rPr>
        <w:t>17.7</w:t>
      </w:r>
      <w:r w:rsidR="00A165C8" w:rsidRPr="00F12F2F">
        <w:rPr>
          <w:rFonts w:ascii="Times New Roman" w:hAnsi="Times New Roman" w:cs="Times New Roman"/>
          <w:sz w:val="22"/>
          <w:szCs w:val="22"/>
        </w:rPr>
        <w:t xml:space="preserve"> </w:t>
      </w:r>
      <w:r w:rsidRPr="00F12F2F">
        <w:rPr>
          <w:rFonts w:ascii="Times New Roman" w:hAnsi="Times New Roman" w:cs="Times New Roman"/>
          <w:sz w:val="22"/>
          <w:szCs w:val="22"/>
        </w:rPr>
        <w:t>(</w:t>
      </w:r>
      <w:r w:rsidR="00155083" w:rsidRPr="00D64752">
        <w:rPr>
          <w:rFonts w:ascii="Times New Roman" w:hAnsi="Times New Roman" w:cs="Times New Roman"/>
          <w:i/>
          <w:iCs/>
          <w:sz w:val="22"/>
          <w:szCs w:val="22"/>
        </w:rPr>
        <w:t xml:space="preserve">Disputes and </w:t>
      </w:r>
      <w:r w:rsidR="00D47E61" w:rsidRPr="00155083">
        <w:rPr>
          <w:rFonts w:ascii="Times New Roman" w:hAnsi="Times New Roman" w:cs="Times New Roman"/>
          <w:i/>
          <w:iCs/>
          <w:sz w:val="22"/>
          <w:szCs w:val="22"/>
        </w:rPr>
        <w:t>Governing Law</w:t>
      </w:r>
      <w:r w:rsidRPr="00F12F2F">
        <w:rPr>
          <w:rFonts w:ascii="Times New Roman" w:hAnsi="Times New Roman" w:cs="Times New Roman"/>
          <w:sz w:val="22"/>
          <w:szCs w:val="22"/>
        </w:rPr>
        <w:t xml:space="preserve">) </w:t>
      </w:r>
      <w:r w:rsidR="00C820F1" w:rsidRPr="00F12F2F">
        <w:rPr>
          <w:rFonts w:ascii="Times New Roman" w:hAnsi="Times New Roman" w:cs="Times New Roman"/>
          <w:sz w:val="22"/>
          <w:szCs w:val="22"/>
        </w:rPr>
        <w:t>of the Deed</w:t>
      </w:r>
      <w:r w:rsidRPr="00F12F2F">
        <w:rPr>
          <w:rFonts w:ascii="Times New Roman" w:hAnsi="Times New Roman" w:cs="Times New Roman"/>
          <w:sz w:val="22"/>
          <w:szCs w:val="22"/>
        </w:rPr>
        <w:t xml:space="preserve"> shall apply </w:t>
      </w:r>
      <w:r w:rsidRPr="00F12F2F">
        <w:rPr>
          <w:rFonts w:ascii="Times New Roman" w:hAnsi="Times New Roman" w:cs="Times New Roman"/>
          <w:i/>
          <w:iCs/>
          <w:sz w:val="22"/>
          <w:szCs w:val="22"/>
        </w:rPr>
        <w:t>mutatis mutandis</w:t>
      </w:r>
      <w:r w:rsidRPr="00F12F2F">
        <w:rPr>
          <w:rFonts w:ascii="Times New Roman" w:hAnsi="Times New Roman" w:cs="Times New Roman"/>
          <w:sz w:val="22"/>
          <w:szCs w:val="22"/>
        </w:rPr>
        <w:t xml:space="preserve"> to this </w:t>
      </w:r>
      <w:r w:rsidR="00F3074B" w:rsidRPr="00F12F2F">
        <w:rPr>
          <w:rFonts w:ascii="Times New Roman" w:hAnsi="Times New Roman" w:cs="Times New Roman"/>
          <w:sz w:val="22"/>
          <w:szCs w:val="22"/>
        </w:rPr>
        <w:t>D</w:t>
      </w:r>
      <w:r w:rsidR="007E1F39" w:rsidRPr="00F12F2F">
        <w:rPr>
          <w:rFonts w:ascii="Times New Roman" w:hAnsi="Times New Roman" w:cs="Times New Roman"/>
          <w:sz w:val="22"/>
          <w:szCs w:val="22"/>
        </w:rPr>
        <w:t>eed of Reconveyance</w:t>
      </w:r>
      <w:r w:rsidRPr="00F12F2F">
        <w:rPr>
          <w:rFonts w:ascii="Times New Roman" w:hAnsi="Times New Roman" w:cs="Times New Roman"/>
          <w:sz w:val="22"/>
          <w:lang w:val="en-US"/>
        </w:rPr>
        <w:t>.</w:t>
      </w:r>
    </w:p>
    <w:p w14:paraId="55CFDEA6" w14:textId="27F19AAA" w:rsidR="004252DD" w:rsidRPr="00F12F2F" w:rsidRDefault="004252DD" w:rsidP="00526A5A">
      <w:pPr>
        <w:spacing w:line="240" w:lineRule="auto"/>
        <w:jc w:val="both"/>
        <w:rPr>
          <w:rFonts w:ascii="Times New Roman" w:hAnsi="Times New Roman" w:cs="Times New Roman"/>
          <w:sz w:val="22"/>
          <w:lang w:val="en-US"/>
        </w:rPr>
      </w:pPr>
      <w:r w:rsidRPr="00F12F2F">
        <w:rPr>
          <w:rFonts w:ascii="Times New Roman" w:hAnsi="Times New Roman" w:cs="Times New Roman"/>
          <w:b/>
          <w:bCs/>
          <w:sz w:val="22"/>
          <w:lang w:val="en-US"/>
        </w:rPr>
        <w:t>IN WITNESS WHEREOF</w:t>
      </w:r>
      <w:r w:rsidRPr="00F12F2F">
        <w:rPr>
          <w:rFonts w:ascii="Times New Roman" w:hAnsi="Times New Roman" w:cs="Times New Roman"/>
          <w:sz w:val="22"/>
          <w:lang w:val="en-US"/>
        </w:rPr>
        <w:t xml:space="preserve"> the Mortgagee has hereunto set his hand on the day and year first hereinabove written.</w:t>
      </w:r>
    </w:p>
    <w:p w14:paraId="229D799F" w14:textId="77777777" w:rsidR="004252DD" w:rsidRPr="00F12F2F" w:rsidRDefault="004252DD" w:rsidP="00526A5A">
      <w:pPr>
        <w:spacing w:line="240" w:lineRule="auto"/>
        <w:jc w:val="both"/>
        <w:rPr>
          <w:rFonts w:ascii="Times New Roman" w:hAnsi="Times New Roman" w:cs="Times New Roman"/>
          <w:sz w:val="22"/>
          <w:lang w:val="en-US"/>
        </w:rPr>
      </w:pPr>
    </w:p>
    <w:p w14:paraId="12CCEAC9" w14:textId="77777777" w:rsidR="000002E6" w:rsidRPr="00F12F2F" w:rsidRDefault="004252DD" w:rsidP="000002E6">
      <w:pPr>
        <w:spacing w:line="240" w:lineRule="auto"/>
        <w:jc w:val="center"/>
        <w:rPr>
          <w:rFonts w:ascii="Times New Roman" w:hAnsi="Times New Roman" w:cs="Times New Roman"/>
          <w:b/>
          <w:bCs/>
          <w:sz w:val="22"/>
          <w:lang w:val="en-US"/>
        </w:rPr>
      </w:pPr>
      <w:r w:rsidRPr="00F12F2F">
        <w:rPr>
          <w:rFonts w:ascii="Times New Roman" w:hAnsi="Times New Roman" w:cs="Times New Roman"/>
          <w:b/>
          <w:bCs/>
          <w:sz w:val="22"/>
          <w:lang w:val="en-US"/>
        </w:rPr>
        <w:br w:type="page"/>
      </w:r>
    </w:p>
    <w:p w14:paraId="7646264C" w14:textId="77777777" w:rsidR="000002E6" w:rsidRPr="00F12F2F" w:rsidRDefault="000002E6" w:rsidP="000002E6">
      <w:pPr>
        <w:spacing w:line="240" w:lineRule="auto"/>
        <w:jc w:val="center"/>
        <w:rPr>
          <w:rFonts w:ascii="Times New Roman" w:hAnsi="Times New Roman" w:cs="Times New Roman"/>
          <w:b/>
          <w:bCs/>
          <w:sz w:val="22"/>
          <w:lang w:val="en-US"/>
        </w:rPr>
      </w:pPr>
    </w:p>
    <w:p w14:paraId="1D7FFDC1" w14:textId="254F69F7" w:rsidR="004252DD" w:rsidRPr="00F12F2F" w:rsidRDefault="004252DD" w:rsidP="00526A5A">
      <w:pPr>
        <w:spacing w:line="240" w:lineRule="auto"/>
        <w:jc w:val="center"/>
        <w:rPr>
          <w:rFonts w:ascii="Times New Roman" w:hAnsi="Times New Roman" w:cs="Times New Roman"/>
          <w:b/>
          <w:bCs/>
          <w:sz w:val="22"/>
          <w:lang w:val="en-US"/>
        </w:rPr>
      </w:pPr>
      <w:r w:rsidRPr="00F12F2F">
        <w:rPr>
          <w:rFonts w:ascii="Times New Roman" w:hAnsi="Times New Roman" w:cs="Times New Roman"/>
          <w:b/>
          <w:bCs/>
          <w:sz w:val="22"/>
          <w:lang w:val="en-US"/>
        </w:rPr>
        <w:t>SCHEDULE I</w:t>
      </w:r>
    </w:p>
    <w:p w14:paraId="0CC8D22E" w14:textId="2F93F159" w:rsidR="00B65789" w:rsidRDefault="00B65789" w:rsidP="00526A5A">
      <w:pPr>
        <w:spacing w:line="240" w:lineRule="auto"/>
        <w:jc w:val="center"/>
        <w:rPr>
          <w:rFonts w:ascii="Times New Roman" w:hAnsi="Times New Roman" w:cs="Times New Roman"/>
          <w:b/>
          <w:bCs/>
          <w:sz w:val="22"/>
          <w:lang w:val="en-US"/>
        </w:rPr>
      </w:pPr>
      <w:r w:rsidRPr="00F12F2F">
        <w:rPr>
          <w:rFonts w:ascii="Times New Roman" w:hAnsi="Times New Roman" w:cs="Times New Roman"/>
          <w:b/>
          <w:bCs/>
          <w:sz w:val="22"/>
          <w:lang w:val="en-US"/>
        </w:rPr>
        <w:t xml:space="preserve">PARTICULARS OF LENDERS </w:t>
      </w:r>
    </w:p>
    <w:p w14:paraId="5E2B926B" w14:textId="47369DD2" w:rsidR="00A95A26" w:rsidRPr="00F12F2F" w:rsidRDefault="00A95A26" w:rsidP="00526A5A">
      <w:pPr>
        <w:spacing w:line="240" w:lineRule="auto"/>
        <w:jc w:val="center"/>
        <w:rPr>
          <w:rFonts w:ascii="Times New Roman" w:hAnsi="Times New Roman" w:cs="Times New Roman"/>
          <w:b/>
          <w:bCs/>
          <w:sz w:val="22"/>
          <w:lang w:val="en-US"/>
        </w:rPr>
      </w:pPr>
      <w:r>
        <w:rPr>
          <w:rFonts w:ascii="Times New Roman" w:hAnsi="Times New Roman" w:cs="Times New Roman"/>
          <w:b/>
          <w:bCs/>
          <w:sz w:val="22"/>
          <w:lang w:val="en-US"/>
        </w:rPr>
        <w:t>[</w:t>
      </w:r>
      <w:r w:rsidRPr="00D64752">
        <w:rPr>
          <w:rFonts w:ascii="Times New Roman" w:hAnsi="Times New Roman" w:cs="Times New Roman"/>
          <w:b/>
          <w:bCs/>
          <w:i/>
          <w:iCs/>
          <w:sz w:val="22"/>
          <w:highlight w:val="green"/>
          <w:lang w:val="en-US"/>
        </w:rPr>
        <w:t>D&amp;D Note: Existing Lender to provide</w:t>
      </w:r>
      <w:r>
        <w:rPr>
          <w:rFonts w:ascii="Times New Roman" w:hAnsi="Times New Roman" w:cs="Times New Roman"/>
          <w:b/>
          <w:bCs/>
          <w:sz w:val="22"/>
          <w:lang w:val="en-US"/>
        </w:rPr>
        <w:t>]</w:t>
      </w:r>
    </w:p>
    <w:tbl>
      <w:tblPr>
        <w:tblW w:w="8888" w:type="dxa"/>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98"/>
        <w:gridCol w:w="4590"/>
      </w:tblGrid>
      <w:tr w:rsidR="00F12F2F" w:rsidRPr="00F12F2F" w14:paraId="7A8CA8CB" w14:textId="00709FF2" w:rsidTr="00D64752">
        <w:trPr>
          <w:trHeight w:val="589"/>
        </w:trPr>
        <w:tc>
          <w:tcPr>
            <w:tcW w:w="4298" w:type="dxa"/>
            <w:shd w:val="clear" w:color="auto" w:fill="D9D9D9"/>
          </w:tcPr>
          <w:p w14:paraId="5CEAE878" w14:textId="599EB022" w:rsidR="00F12F2F" w:rsidRPr="00F12F2F" w:rsidRDefault="00F12F2F" w:rsidP="00A70FDA">
            <w:pPr>
              <w:pStyle w:val="TableParagraph"/>
              <w:spacing w:before="1"/>
              <w:ind w:left="235" w:right="227" w:hanging="1"/>
              <w:jc w:val="center"/>
              <w:rPr>
                <w:b/>
              </w:rPr>
            </w:pPr>
            <w:r w:rsidRPr="00F12F2F">
              <w:rPr>
                <w:b/>
              </w:rPr>
              <w:t>Name of the</w:t>
            </w:r>
            <w:r w:rsidRPr="00F12F2F">
              <w:rPr>
                <w:b/>
                <w:spacing w:val="1"/>
              </w:rPr>
              <w:t xml:space="preserve"> </w:t>
            </w:r>
            <w:r w:rsidRPr="00F12F2F">
              <w:rPr>
                <w:b/>
              </w:rPr>
              <w:t>Rupee</w:t>
            </w:r>
            <w:r w:rsidRPr="00F12F2F">
              <w:rPr>
                <w:b/>
                <w:spacing w:val="-52"/>
              </w:rPr>
              <w:t xml:space="preserve"> </w:t>
            </w:r>
            <w:r w:rsidRPr="00F12F2F">
              <w:rPr>
                <w:b/>
              </w:rPr>
              <w:t>Lender</w:t>
            </w:r>
          </w:p>
        </w:tc>
        <w:tc>
          <w:tcPr>
            <w:tcW w:w="4590" w:type="dxa"/>
            <w:shd w:val="clear" w:color="auto" w:fill="D9D9D9"/>
          </w:tcPr>
          <w:p w14:paraId="3AE52680" w14:textId="492736DD" w:rsidR="00F12F2F" w:rsidRPr="00F12F2F" w:rsidRDefault="00F12F2F" w:rsidP="00D64752">
            <w:pPr>
              <w:pStyle w:val="TableParagraph"/>
              <w:spacing w:before="1"/>
              <w:ind w:right="1162"/>
              <w:jc w:val="center"/>
              <w:rPr>
                <w:b/>
              </w:rPr>
            </w:pPr>
            <w:r w:rsidRPr="00F12F2F">
              <w:rPr>
                <w:b/>
              </w:rPr>
              <w:t>Lending</w:t>
            </w:r>
            <w:r w:rsidRPr="00F12F2F">
              <w:rPr>
                <w:b/>
                <w:spacing w:val="-3"/>
              </w:rPr>
              <w:t xml:space="preserve"> </w:t>
            </w:r>
            <w:r w:rsidRPr="00F12F2F">
              <w:rPr>
                <w:b/>
              </w:rPr>
              <w:t>Office</w:t>
            </w:r>
          </w:p>
        </w:tc>
      </w:tr>
      <w:tr w:rsidR="00F12F2F" w:rsidRPr="00F12F2F" w14:paraId="6DDD6020" w14:textId="0046608A" w:rsidTr="00F12F2F">
        <w:trPr>
          <w:trHeight w:val="467"/>
        </w:trPr>
        <w:tc>
          <w:tcPr>
            <w:tcW w:w="4298" w:type="dxa"/>
          </w:tcPr>
          <w:p w14:paraId="01346F4F" w14:textId="5CF83BAD" w:rsidR="00F12F2F" w:rsidRPr="00F12F2F" w:rsidRDefault="00F12F2F" w:rsidP="00A70FDA">
            <w:pPr>
              <w:pStyle w:val="TableParagraph"/>
              <w:spacing w:line="251" w:lineRule="exact"/>
              <w:ind w:left="599" w:right="33"/>
              <w:jc w:val="center"/>
              <w:rPr>
                <w:b/>
              </w:rPr>
            </w:pPr>
            <w:r w:rsidRPr="00F12F2F">
              <w:rPr>
                <w:b/>
              </w:rPr>
              <w:t>(1)</w:t>
            </w:r>
          </w:p>
        </w:tc>
        <w:tc>
          <w:tcPr>
            <w:tcW w:w="4590" w:type="dxa"/>
          </w:tcPr>
          <w:p w14:paraId="539ECB0B" w14:textId="02AEA040" w:rsidR="00F12F2F" w:rsidRPr="00F12F2F" w:rsidRDefault="00F12F2F" w:rsidP="00A70FDA">
            <w:pPr>
              <w:pStyle w:val="TableParagraph"/>
              <w:spacing w:line="251" w:lineRule="exact"/>
              <w:ind w:left="1168" w:right="1162"/>
              <w:jc w:val="center"/>
              <w:rPr>
                <w:b/>
              </w:rPr>
            </w:pPr>
            <w:r w:rsidRPr="00F12F2F">
              <w:rPr>
                <w:b/>
              </w:rPr>
              <w:t>(2)</w:t>
            </w:r>
          </w:p>
        </w:tc>
      </w:tr>
      <w:tr w:rsidR="00F12F2F" w:rsidRPr="00F12F2F" w14:paraId="69BCD324" w14:textId="6E689AFE" w:rsidTr="00F12F2F">
        <w:trPr>
          <w:trHeight w:val="1970"/>
        </w:trPr>
        <w:tc>
          <w:tcPr>
            <w:tcW w:w="4298" w:type="dxa"/>
          </w:tcPr>
          <w:p w14:paraId="60BDB09F" w14:textId="28358281" w:rsidR="00F12F2F" w:rsidRPr="00F12F2F" w:rsidRDefault="009954D8" w:rsidP="00921A63">
            <w:pPr>
              <w:pStyle w:val="TableParagraph"/>
              <w:spacing w:line="242" w:lineRule="auto"/>
              <w:ind w:left="107" w:right="95"/>
            </w:pPr>
            <w:proofErr w:type="spellStart"/>
            <w:ins w:id="3" w:author="mishra.mahek@yahoo.com" w:date="2025-09-05T15:15:00Z">
              <w:r w:rsidRPr="009954D8">
                <w:rPr>
                  <w:lang w:val="en-IN"/>
                </w:rPr>
                <w:t>responsAbility</w:t>
              </w:r>
            </w:ins>
            <w:proofErr w:type="spellEnd"/>
            <w:del w:id="4" w:author="mishra.mahek@yahoo.com" w:date="2025-09-05T15:15:00Z" w16du:dateUtc="2025-09-05T09:45:00Z">
              <w:r w:rsidR="00921A63" w:rsidDel="009954D8">
                <w:delText>Responsabiuty</w:delText>
              </w:r>
            </w:del>
            <w:r w:rsidR="00921A63">
              <w:t xml:space="preserve"> Access </w:t>
            </w:r>
            <w:r>
              <w:t>t</w:t>
            </w:r>
            <w:r w:rsidR="00921A63">
              <w:t>o Clean Power Fund</w:t>
            </w:r>
            <w:r>
              <w:t xml:space="preserve"> S.</w:t>
            </w:r>
            <w:r w:rsidR="00921A63">
              <w:t>A., SICAV-SIF</w:t>
            </w:r>
          </w:p>
        </w:tc>
        <w:tc>
          <w:tcPr>
            <w:tcW w:w="4590" w:type="dxa"/>
          </w:tcPr>
          <w:p w14:paraId="73F9F79F" w14:textId="3D50F0AF" w:rsidR="00A95A26" w:rsidRPr="00F12F2F" w:rsidRDefault="00152DBA" w:rsidP="00A70FDA">
            <w:pPr>
              <w:pStyle w:val="TableParagraph"/>
              <w:spacing w:line="247" w:lineRule="exact"/>
              <w:ind w:left="169"/>
            </w:pPr>
            <w:r>
              <w:t>Address:</w:t>
            </w:r>
            <w:r w:rsidR="009954D8">
              <w:t xml:space="preserve"> </w:t>
            </w:r>
            <w:ins w:id="5" w:author="mishra.mahek@yahoo.com" w:date="2025-09-05T15:16:00Z">
              <w:r w:rsidR="009954D8" w:rsidRPr="009954D8">
                <w:rPr>
                  <w:lang w:val="en-IN"/>
                </w:rPr>
                <w:t>5, rue Jean M</w:t>
              </w:r>
            </w:ins>
            <w:ins w:id="6" w:author="mishra.mahek@yahoo.com" w:date="2025-09-05T15:16:00Z" w16du:dateUtc="2025-09-05T09:46:00Z">
              <w:r w:rsidR="009954D8">
                <w:rPr>
                  <w:lang w:val="en-IN"/>
                </w:rPr>
                <w:t>o</w:t>
              </w:r>
            </w:ins>
            <w:ins w:id="7" w:author="mishra.mahek@yahoo.com" w:date="2025-09-05T15:16:00Z">
              <w:r w:rsidR="009954D8" w:rsidRPr="009954D8">
                <w:rPr>
                  <w:lang w:val="en-IN"/>
                </w:rPr>
                <w:t>nnet</w:t>
              </w:r>
            </w:ins>
            <w:ins w:id="8" w:author="mishra.mahek@yahoo.com" w:date="2025-09-05T15:16:00Z" w16du:dateUtc="2025-09-05T09:46:00Z">
              <w:r w:rsidR="009954D8">
                <w:rPr>
                  <w:lang w:val="en-IN"/>
                </w:rPr>
                <w:t>,</w:t>
              </w:r>
            </w:ins>
            <w:ins w:id="9" w:author="mishra.mahek@yahoo.com" w:date="2025-09-05T15:16:00Z">
              <w:r w:rsidR="009954D8" w:rsidRPr="009954D8">
                <w:rPr>
                  <w:lang w:val="en-IN"/>
                </w:rPr>
                <w:t xml:space="preserve"> L-2180 Luxembourg</w:t>
              </w:r>
            </w:ins>
            <w:ins w:id="10" w:author="mishra.mahek@yahoo.com" w:date="2025-09-05T15:16:00Z" w16du:dateUtc="2025-09-05T09:46:00Z">
              <w:r w:rsidR="009954D8">
                <w:rPr>
                  <w:lang w:val="en-IN"/>
                </w:rPr>
                <w:t>,</w:t>
              </w:r>
            </w:ins>
            <w:ins w:id="11" w:author="mishra.mahek@yahoo.com" w:date="2025-09-05T15:16:00Z">
              <w:r w:rsidR="009954D8" w:rsidRPr="009954D8">
                <w:rPr>
                  <w:lang w:val="en-IN"/>
                </w:rPr>
                <w:t xml:space="preserve"> Grand Duchy of Luxembourg</w:t>
              </w:r>
            </w:ins>
            <w:ins w:id="12" w:author="mishra.mahek@yahoo.com" w:date="2025-09-05T15:16:00Z" w16du:dateUtc="2025-09-05T09:46:00Z">
              <w:r w:rsidR="009954D8">
                <w:rPr>
                  <w:lang w:val="en-IN"/>
                </w:rPr>
                <w:t>.</w:t>
              </w:r>
            </w:ins>
          </w:p>
          <w:p w14:paraId="5B520A98" w14:textId="6EF13379" w:rsidR="00F12F2F" w:rsidRPr="00F12F2F" w:rsidRDefault="00F12F2F" w:rsidP="00A70FDA">
            <w:pPr>
              <w:pStyle w:val="TableParagraph"/>
              <w:tabs>
                <w:tab w:val="left" w:pos="827"/>
              </w:tabs>
              <w:spacing w:before="37"/>
              <w:ind w:left="169"/>
            </w:pPr>
            <w:r w:rsidRPr="00F12F2F">
              <w:t>Tel:</w:t>
            </w:r>
            <w:r w:rsidRPr="00F12F2F">
              <w:tab/>
            </w:r>
            <w:ins w:id="13" w:author="mishra.mahek@yahoo.com" w:date="2025-09-05T15:17:00Z" w16du:dateUtc="2025-09-05T09:47:00Z">
              <w:r w:rsidR="009954D8">
                <w:t>NA</w:t>
              </w:r>
            </w:ins>
          </w:p>
          <w:p w14:paraId="756D49A6" w14:textId="78C253A4" w:rsidR="00F12F2F" w:rsidRPr="00F12F2F" w:rsidRDefault="00F12F2F" w:rsidP="00A70FDA">
            <w:pPr>
              <w:pStyle w:val="TableParagraph"/>
              <w:tabs>
                <w:tab w:val="left" w:pos="827"/>
              </w:tabs>
              <w:spacing w:before="41"/>
              <w:ind w:left="169"/>
            </w:pPr>
            <w:r w:rsidRPr="00F12F2F">
              <w:t>Fax:</w:t>
            </w:r>
            <w:r w:rsidRPr="00F12F2F">
              <w:tab/>
            </w:r>
            <w:ins w:id="14" w:author="mishra.mahek@yahoo.com" w:date="2025-09-05T15:17:00Z" w16du:dateUtc="2025-09-05T09:47:00Z">
              <w:r w:rsidR="009954D8">
                <w:t>NA</w:t>
              </w:r>
            </w:ins>
          </w:p>
          <w:p w14:paraId="49E1C433" w14:textId="0B58DABE" w:rsidR="009954D8" w:rsidRDefault="00F12F2F" w:rsidP="009954D8">
            <w:pPr>
              <w:pStyle w:val="TableParagraph"/>
              <w:tabs>
                <w:tab w:val="left" w:pos="827"/>
              </w:tabs>
              <w:spacing w:line="290" w:lineRule="atLeast"/>
              <w:ind w:left="169" w:right="152"/>
            </w:pPr>
            <w:r w:rsidRPr="00F12F2F">
              <w:t>Email:</w:t>
            </w:r>
            <w:r w:rsidR="00C45EFF" w:rsidRPr="00F12F2F" w:rsidDel="00C45EFF">
              <w:t xml:space="preserve"> </w:t>
            </w:r>
            <w:ins w:id="15" w:author="mishra.mahek@yahoo.com" w:date="2025-09-05T15:17:00Z" w16du:dateUtc="2025-09-05T09:47:00Z">
              <w:r w:rsidR="009954D8">
                <w:t>NA</w:t>
              </w:r>
            </w:ins>
          </w:p>
          <w:p w14:paraId="50A6D204" w14:textId="7C954316" w:rsidR="009954D8" w:rsidRPr="009954D8" w:rsidRDefault="00F12F2F" w:rsidP="009954D8">
            <w:pPr>
              <w:pStyle w:val="TableParagraph"/>
              <w:tabs>
                <w:tab w:val="left" w:pos="827"/>
              </w:tabs>
              <w:spacing w:line="290" w:lineRule="atLeast"/>
              <w:ind w:left="169" w:right="152"/>
              <w:rPr>
                <w:ins w:id="16" w:author="mishra.mahek@yahoo.com" w:date="2025-09-05T15:17:00Z" w16du:dateUtc="2025-09-05T09:47:00Z"/>
              </w:rPr>
            </w:pPr>
            <w:r w:rsidRPr="00F12F2F">
              <w:t>Attn:</w:t>
            </w:r>
            <w:r w:rsidR="009954D8">
              <w:t xml:space="preserve"> </w:t>
            </w:r>
            <w:ins w:id="17" w:author="mishra.mahek@yahoo.com" w:date="2025-09-05T15:17:00Z">
              <w:r w:rsidR="009954D8" w:rsidRPr="009954D8">
                <w:rPr>
                  <w:lang w:val="en-IN"/>
                </w:rPr>
                <w:t xml:space="preserve">Pius </w:t>
              </w:r>
            </w:ins>
            <w:ins w:id="18" w:author="mishra.mahek@yahoo.com" w:date="2025-09-05T15:17:00Z" w16du:dateUtc="2025-09-05T09:47:00Z">
              <w:r w:rsidR="009954D8" w:rsidRPr="009954D8">
                <w:rPr>
                  <w:lang w:val="en-IN"/>
                </w:rPr>
                <w:t>Fischer (</w:t>
              </w:r>
            </w:ins>
            <w:ins w:id="19" w:author="mishra.mahek@yahoo.com" w:date="2025-09-05T15:17:00Z">
              <w:r w:rsidR="009954D8" w:rsidRPr="009954D8">
                <w:rPr>
                  <w:lang w:val="en-IN"/>
                </w:rPr>
                <w:t>Head Risk</w:t>
              </w:r>
            </w:ins>
            <w:ins w:id="20" w:author="mishra.mahek@yahoo.com" w:date="2025-09-05T15:17:00Z" w16du:dateUtc="2025-09-05T09:47:00Z">
              <w:r w:rsidR="009954D8">
                <w:rPr>
                  <w:lang w:val="en-IN"/>
                </w:rPr>
                <w:t xml:space="preserve"> </w:t>
              </w:r>
            </w:ins>
            <w:ins w:id="21" w:author="mishra.mahek@yahoo.com" w:date="2025-09-05T15:17:00Z">
              <w:r w:rsidR="009954D8" w:rsidRPr="009954D8">
                <w:rPr>
                  <w:lang w:val="en-IN"/>
                </w:rPr>
                <w:t>Management</w:t>
              </w:r>
            </w:ins>
            <w:ins w:id="22" w:author="mishra.mahek@yahoo.com" w:date="2025-09-05T15:17:00Z" w16du:dateUtc="2025-09-05T09:47:00Z">
              <w:r w:rsidR="009954D8">
                <w:rPr>
                  <w:lang w:val="en-IN"/>
                </w:rPr>
                <w:t>)</w:t>
              </w:r>
            </w:ins>
            <w:r w:rsidR="009954D8">
              <w:rPr>
                <w:lang w:val="en-IN"/>
              </w:rPr>
              <w:t xml:space="preserve"> and </w:t>
            </w:r>
            <w:proofErr w:type="spellStart"/>
            <w:ins w:id="23" w:author="mishra.mahek@yahoo.com" w:date="2025-09-05T15:17:00Z">
              <w:r w:rsidR="009954D8" w:rsidRPr="009954D8">
                <w:rPr>
                  <w:lang w:val="en-IN"/>
                </w:rPr>
                <w:t>Andrev</w:t>
              </w:r>
              <w:proofErr w:type="spellEnd"/>
              <w:r w:rsidR="009954D8" w:rsidRPr="009954D8">
                <w:rPr>
                  <w:lang w:val="en-IN"/>
                </w:rPr>
                <w:t xml:space="preserve"> Sorochan </w:t>
              </w:r>
            </w:ins>
            <w:ins w:id="24" w:author="mishra.mahek@yahoo.com" w:date="2025-09-05T15:17:00Z" w16du:dateUtc="2025-09-05T09:47:00Z">
              <w:r w:rsidR="009954D8">
                <w:rPr>
                  <w:lang w:val="en-IN"/>
                </w:rPr>
                <w:t>(</w:t>
              </w:r>
            </w:ins>
            <w:ins w:id="25" w:author="mishra.mahek@yahoo.com" w:date="2025-09-05T15:17:00Z">
              <w:r w:rsidR="009954D8" w:rsidRPr="009954D8">
                <w:rPr>
                  <w:lang w:val="en-IN"/>
                </w:rPr>
                <w:t>Senio</w:t>
              </w:r>
            </w:ins>
            <w:ins w:id="26" w:author="mishra.mahek@yahoo.com" w:date="2025-09-05T15:18:00Z" w16du:dateUtc="2025-09-05T09:48:00Z">
              <w:r w:rsidR="009954D8">
                <w:rPr>
                  <w:lang w:val="en-IN"/>
                </w:rPr>
                <w:t xml:space="preserve">r </w:t>
              </w:r>
            </w:ins>
            <w:ins w:id="27" w:author="mishra.mahek@yahoo.com" w:date="2025-09-05T15:17:00Z">
              <w:r w:rsidR="009954D8" w:rsidRPr="009954D8">
                <w:rPr>
                  <w:lang w:val="en-IN"/>
                </w:rPr>
                <w:t>Portfolio</w:t>
              </w:r>
            </w:ins>
            <w:r w:rsidR="009954D8">
              <w:rPr>
                <w:lang w:val="en-IN"/>
              </w:rPr>
              <w:t xml:space="preserve"> </w:t>
            </w:r>
            <w:ins w:id="28" w:author="mishra.mahek@yahoo.com" w:date="2025-09-05T15:17:00Z">
              <w:r w:rsidR="009954D8" w:rsidRPr="009954D8">
                <w:rPr>
                  <w:lang w:val="en-IN"/>
                </w:rPr>
                <w:t>Manager</w:t>
              </w:r>
            </w:ins>
            <w:ins w:id="29" w:author="mishra.mahek@yahoo.com" w:date="2025-09-05T15:18:00Z" w16du:dateUtc="2025-09-05T09:48:00Z">
              <w:r w:rsidR="009954D8">
                <w:rPr>
                  <w:lang w:val="en-IN"/>
                </w:rPr>
                <w:t>)</w:t>
              </w:r>
            </w:ins>
          </w:p>
          <w:p w14:paraId="6E85AD2D" w14:textId="7AF64E8F" w:rsidR="009954D8" w:rsidRPr="00F12F2F" w:rsidRDefault="009954D8" w:rsidP="009954D8">
            <w:pPr>
              <w:pStyle w:val="TableParagraph"/>
              <w:tabs>
                <w:tab w:val="left" w:pos="827"/>
              </w:tabs>
              <w:spacing w:line="290" w:lineRule="atLeast"/>
              <w:ind w:left="169" w:right="152"/>
            </w:pPr>
          </w:p>
        </w:tc>
      </w:tr>
    </w:tbl>
    <w:p w14:paraId="50E8C70E" w14:textId="7A8FD015" w:rsidR="00B65789" w:rsidRPr="00F12F2F" w:rsidRDefault="00B65789">
      <w:pPr>
        <w:rPr>
          <w:rFonts w:ascii="Times New Roman" w:hAnsi="Times New Roman" w:cs="Times New Roman"/>
          <w:b/>
          <w:bCs/>
          <w:sz w:val="22"/>
        </w:rPr>
      </w:pPr>
      <w:r w:rsidRPr="00F12F2F">
        <w:rPr>
          <w:rFonts w:ascii="Times New Roman" w:hAnsi="Times New Roman" w:cs="Times New Roman"/>
          <w:b/>
          <w:bCs/>
          <w:sz w:val="22"/>
        </w:rPr>
        <w:br w:type="page"/>
      </w:r>
    </w:p>
    <w:p w14:paraId="33B43426" w14:textId="65B81D8B" w:rsidR="00FA7CEA" w:rsidRPr="00F12F2F" w:rsidRDefault="00FA7CEA" w:rsidP="000002E6">
      <w:pPr>
        <w:spacing w:line="240" w:lineRule="auto"/>
        <w:jc w:val="center"/>
        <w:rPr>
          <w:rFonts w:ascii="Times New Roman" w:hAnsi="Times New Roman" w:cs="Times New Roman"/>
          <w:b/>
          <w:bCs/>
          <w:sz w:val="22"/>
        </w:rPr>
      </w:pPr>
      <w:r w:rsidRPr="00F12F2F">
        <w:rPr>
          <w:rFonts w:ascii="Times New Roman" w:hAnsi="Times New Roman" w:cs="Times New Roman"/>
          <w:b/>
          <w:bCs/>
          <w:sz w:val="22"/>
        </w:rPr>
        <w:lastRenderedPageBreak/>
        <w:t>SCHEDULE II</w:t>
      </w:r>
    </w:p>
    <w:p w14:paraId="058C839D" w14:textId="009E71FD" w:rsidR="00F12F2F" w:rsidRDefault="00141F94" w:rsidP="00A80C77">
      <w:pPr>
        <w:spacing w:line="240" w:lineRule="auto"/>
        <w:jc w:val="center"/>
        <w:rPr>
          <w:rFonts w:ascii="Times New Roman" w:hAnsi="Times New Roman" w:cs="Times New Roman"/>
          <w:b/>
          <w:bCs/>
          <w:sz w:val="22"/>
        </w:rPr>
      </w:pPr>
      <w:r w:rsidRPr="00F12F2F">
        <w:rPr>
          <w:rFonts w:ascii="Times New Roman" w:hAnsi="Times New Roman" w:cs="Times New Roman"/>
          <w:b/>
          <w:bCs/>
          <w:sz w:val="22"/>
        </w:rPr>
        <w:t>DESCRIPTION OF THE PROPERTIES</w:t>
      </w:r>
    </w:p>
    <w:p w14:paraId="590D3308" w14:textId="37F658D5" w:rsidR="00A80C77" w:rsidRDefault="00A80C77" w:rsidP="00A80C77">
      <w:pPr>
        <w:spacing w:after="0" w:line="240" w:lineRule="auto"/>
        <w:jc w:val="center"/>
        <w:rPr>
          <w:rFonts w:ascii="Times New Roman" w:hAnsi="Times New Roman" w:cs="Times New Roman"/>
          <w:b/>
          <w:bCs/>
          <w:sz w:val="22"/>
          <w:szCs w:val="22"/>
        </w:rPr>
      </w:pPr>
      <w:r w:rsidRPr="00A80C77">
        <w:rPr>
          <w:rFonts w:ascii="Times New Roman" w:hAnsi="Times New Roman" w:cs="Times New Roman"/>
          <w:b/>
          <w:bCs/>
          <w:sz w:val="22"/>
          <w:szCs w:val="22"/>
        </w:rPr>
        <w:t>DESCRIPTION OF IMMOVEABLE PROPERTIES</w:t>
      </w:r>
    </w:p>
    <w:p w14:paraId="7C28B85D" w14:textId="77777777" w:rsidR="008E64B9" w:rsidRDefault="008E64B9" w:rsidP="00A80C77">
      <w:pPr>
        <w:spacing w:after="0" w:line="240" w:lineRule="auto"/>
        <w:jc w:val="center"/>
        <w:rPr>
          <w:rFonts w:ascii="Times New Roman" w:hAnsi="Times New Roman" w:cs="Times New Roman"/>
          <w:b/>
          <w:bCs/>
          <w:sz w:val="22"/>
          <w:szCs w:val="22"/>
        </w:rPr>
      </w:pPr>
    </w:p>
    <w:p w14:paraId="55DD5640" w14:textId="1500619D" w:rsidR="008E64B9" w:rsidRDefault="008E64B9" w:rsidP="00A80C77">
      <w:pPr>
        <w:spacing w:after="0" w:line="240" w:lineRule="auto"/>
        <w:jc w:val="center"/>
        <w:rPr>
          <w:rFonts w:ascii="Times New Roman" w:hAnsi="Times New Roman" w:cs="Times New Roman"/>
          <w:b/>
          <w:bCs/>
          <w:sz w:val="22"/>
          <w:szCs w:val="22"/>
        </w:rPr>
      </w:pPr>
      <w:r>
        <w:rPr>
          <w:rFonts w:ascii="Times New Roman" w:hAnsi="Times New Roman" w:cs="Times New Roman"/>
          <w:b/>
          <w:bCs/>
          <w:sz w:val="22"/>
          <w:szCs w:val="22"/>
        </w:rPr>
        <w:t>[●]</w:t>
      </w:r>
    </w:p>
    <w:p w14:paraId="129F3E61" w14:textId="2FC9FD56" w:rsidR="008E64B9" w:rsidRDefault="008E64B9" w:rsidP="00A80C77">
      <w:pPr>
        <w:spacing w:after="0" w:line="240" w:lineRule="auto"/>
        <w:jc w:val="center"/>
        <w:rPr>
          <w:rFonts w:ascii="Times New Roman" w:hAnsi="Times New Roman" w:cs="Times New Roman"/>
          <w:b/>
          <w:bCs/>
          <w:sz w:val="22"/>
          <w:szCs w:val="22"/>
        </w:rPr>
      </w:pPr>
      <w:r>
        <w:rPr>
          <w:rFonts w:ascii="Times New Roman" w:hAnsi="Times New Roman" w:cs="Times New Roman"/>
          <w:b/>
          <w:bCs/>
          <w:sz w:val="22"/>
          <w:szCs w:val="22"/>
        </w:rPr>
        <w:t>[</w:t>
      </w:r>
      <w:r w:rsidRPr="00D64752">
        <w:rPr>
          <w:rFonts w:ascii="Times New Roman" w:hAnsi="Times New Roman" w:cs="Times New Roman"/>
          <w:b/>
          <w:bCs/>
          <w:i/>
          <w:iCs/>
          <w:sz w:val="22"/>
          <w:szCs w:val="22"/>
          <w:highlight w:val="green"/>
        </w:rPr>
        <w:t>D&amp;D Note: Borrower to provide property details</w:t>
      </w:r>
      <w:r>
        <w:rPr>
          <w:rFonts w:ascii="Times New Roman" w:hAnsi="Times New Roman" w:cs="Times New Roman"/>
          <w:b/>
          <w:bCs/>
          <w:sz w:val="22"/>
          <w:szCs w:val="22"/>
        </w:rPr>
        <w:t>]</w:t>
      </w:r>
    </w:p>
    <w:p w14:paraId="3192ACED" w14:textId="77777777" w:rsidR="00C17F05" w:rsidRDefault="00C17F05" w:rsidP="00312DE7">
      <w:pPr>
        <w:spacing w:after="0" w:line="240" w:lineRule="auto"/>
        <w:rPr>
          <w:rFonts w:ascii="Times New Roman" w:hAnsi="Times New Roman" w:cs="Times New Roman"/>
          <w:b/>
          <w:bCs/>
          <w:sz w:val="22"/>
          <w:szCs w:val="22"/>
        </w:rPr>
      </w:pPr>
    </w:p>
    <w:p w14:paraId="5EB13BEE" w14:textId="4AEB0D57" w:rsidR="00C17F05" w:rsidRPr="009654EA" w:rsidRDefault="00F82F1B" w:rsidP="00A80C77">
      <w:pPr>
        <w:spacing w:after="0" w:line="240" w:lineRule="auto"/>
        <w:jc w:val="center"/>
        <w:rPr>
          <w:rFonts w:ascii="Times New Roman" w:hAnsi="Times New Roman" w:cs="Times New Roman"/>
          <w:b/>
          <w:bCs/>
          <w:sz w:val="22"/>
          <w:szCs w:val="22"/>
        </w:rPr>
      </w:pPr>
      <w:r w:rsidRPr="009654EA">
        <w:rPr>
          <w:rFonts w:ascii="Times New Roman" w:hAnsi="Times New Roman" w:cs="Times New Roman"/>
          <w:b/>
          <w:bCs/>
          <w:sz w:val="22"/>
          <w:szCs w:val="22"/>
        </w:rPr>
        <w:t>Description of the Mortgaged Properties</w:t>
      </w:r>
    </w:p>
    <w:tbl>
      <w:tblPr>
        <w:tblStyle w:val="TableGrid"/>
        <w:tblW w:w="10207" w:type="dxa"/>
        <w:tblInd w:w="-431" w:type="dxa"/>
        <w:tblLook w:val="04A0" w:firstRow="1" w:lastRow="0" w:firstColumn="1" w:lastColumn="0" w:noHBand="0" w:noVBand="1"/>
      </w:tblPr>
      <w:tblGrid>
        <w:gridCol w:w="540"/>
        <w:gridCol w:w="593"/>
        <w:gridCol w:w="2255"/>
        <w:gridCol w:w="2368"/>
        <w:gridCol w:w="1261"/>
        <w:gridCol w:w="1035"/>
        <w:gridCol w:w="900"/>
        <w:gridCol w:w="1255"/>
      </w:tblGrid>
      <w:tr w:rsidR="00A16794" w:rsidRPr="009654EA" w14:paraId="4F66674B" w14:textId="47D8F011" w:rsidTr="009654EA">
        <w:tc>
          <w:tcPr>
            <w:tcW w:w="540" w:type="dxa"/>
          </w:tcPr>
          <w:p w14:paraId="60CBAD48" w14:textId="34C40B67" w:rsidR="00F82F1B" w:rsidRPr="009654EA" w:rsidRDefault="00F82F1B" w:rsidP="009654EA">
            <w:pPr>
              <w:jc w:val="center"/>
              <w:rPr>
                <w:b/>
                <w:bCs/>
                <w:sz w:val="22"/>
                <w:szCs w:val="22"/>
              </w:rPr>
            </w:pPr>
            <w:r w:rsidRPr="009654EA">
              <w:rPr>
                <w:b/>
                <w:bCs/>
                <w:sz w:val="22"/>
                <w:szCs w:val="22"/>
              </w:rPr>
              <w:t>Sr. No.</w:t>
            </w:r>
          </w:p>
        </w:tc>
        <w:tc>
          <w:tcPr>
            <w:tcW w:w="594" w:type="dxa"/>
          </w:tcPr>
          <w:p w14:paraId="00C38265" w14:textId="484F0C80" w:rsidR="00F82F1B" w:rsidRPr="009654EA" w:rsidRDefault="00F82F1B" w:rsidP="009654EA">
            <w:pPr>
              <w:jc w:val="center"/>
              <w:rPr>
                <w:b/>
                <w:bCs/>
                <w:sz w:val="22"/>
                <w:szCs w:val="22"/>
              </w:rPr>
            </w:pPr>
            <w:r w:rsidRPr="009654EA">
              <w:rPr>
                <w:b/>
                <w:bCs/>
                <w:sz w:val="22"/>
                <w:szCs w:val="22"/>
              </w:rPr>
              <w:t>Gut No.</w:t>
            </w:r>
          </w:p>
        </w:tc>
        <w:tc>
          <w:tcPr>
            <w:tcW w:w="2390" w:type="dxa"/>
          </w:tcPr>
          <w:p w14:paraId="676E0AFF" w14:textId="6E0632CF" w:rsidR="00F82F1B" w:rsidRPr="009654EA" w:rsidRDefault="00F82F1B" w:rsidP="009654EA">
            <w:pPr>
              <w:jc w:val="center"/>
              <w:rPr>
                <w:b/>
                <w:bCs/>
                <w:sz w:val="22"/>
                <w:szCs w:val="22"/>
              </w:rPr>
            </w:pPr>
            <w:r w:rsidRPr="009654EA">
              <w:rPr>
                <w:b/>
                <w:bCs/>
                <w:sz w:val="22"/>
                <w:szCs w:val="22"/>
              </w:rPr>
              <w:t>Seller Name</w:t>
            </w:r>
          </w:p>
        </w:tc>
        <w:tc>
          <w:tcPr>
            <w:tcW w:w="2516" w:type="dxa"/>
          </w:tcPr>
          <w:p w14:paraId="4E618D9E" w14:textId="77777777" w:rsidR="004B2BCB" w:rsidRPr="009654EA" w:rsidRDefault="00F82F1B" w:rsidP="009654EA">
            <w:pPr>
              <w:jc w:val="center"/>
              <w:rPr>
                <w:b/>
                <w:bCs/>
                <w:sz w:val="22"/>
                <w:szCs w:val="22"/>
              </w:rPr>
            </w:pPr>
            <w:r w:rsidRPr="009654EA">
              <w:rPr>
                <w:b/>
                <w:bCs/>
                <w:sz w:val="22"/>
                <w:szCs w:val="22"/>
              </w:rPr>
              <w:t xml:space="preserve">Purchaser </w:t>
            </w:r>
          </w:p>
          <w:p w14:paraId="03A8BC39" w14:textId="4B6720C9" w:rsidR="00F82F1B" w:rsidRPr="009654EA" w:rsidRDefault="00F82F1B" w:rsidP="009654EA">
            <w:pPr>
              <w:jc w:val="center"/>
              <w:rPr>
                <w:b/>
                <w:bCs/>
                <w:sz w:val="22"/>
                <w:szCs w:val="22"/>
              </w:rPr>
            </w:pPr>
            <w:r w:rsidRPr="009654EA">
              <w:rPr>
                <w:b/>
                <w:bCs/>
                <w:sz w:val="22"/>
                <w:szCs w:val="22"/>
              </w:rPr>
              <w:t xml:space="preserve">Name </w:t>
            </w:r>
          </w:p>
        </w:tc>
        <w:tc>
          <w:tcPr>
            <w:tcW w:w="1332" w:type="dxa"/>
          </w:tcPr>
          <w:p w14:paraId="7B497EA4" w14:textId="7B8A1E16" w:rsidR="00F82F1B" w:rsidRPr="009654EA" w:rsidRDefault="00F82F1B" w:rsidP="009654EA">
            <w:pPr>
              <w:jc w:val="center"/>
              <w:rPr>
                <w:b/>
                <w:bCs/>
                <w:sz w:val="22"/>
                <w:szCs w:val="22"/>
              </w:rPr>
            </w:pPr>
            <w:r w:rsidRPr="009654EA">
              <w:rPr>
                <w:b/>
                <w:bCs/>
                <w:sz w:val="22"/>
                <w:szCs w:val="22"/>
              </w:rPr>
              <w:t>Sale Deed Date</w:t>
            </w:r>
          </w:p>
        </w:tc>
        <w:tc>
          <w:tcPr>
            <w:tcW w:w="660" w:type="dxa"/>
          </w:tcPr>
          <w:p w14:paraId="2931F203" w14:textId="77777777" w:rsidR="004B2BCB" w:rsidRPr="009654EA" w:rsidRDefault="00F82F1B" w:rsidP="009654EA">
            <w:pPr>
              <w:jc w:val="center"/>
              <w:rPr>
                <w:b/>
                <w:bCs/>
                <w:sz w:val="22"/>
                <w:szCs w:val="22"/>
              </w:rPr>
            </w:pPr>
            <w:r w:rsidRPr="009654EA">
              <w:rPr>
                <w:b/>
                <w:bCs/>
                <w:sz w:val="22"/>
                <w:szCs w:val="22"/>
              </w:rPr>
              <w:t xml:space="preserve">Area </w:t>
            </w:r>
          </w:p>
          <w:p w14:paraId="4D8C52A9" w14:textId="0F82D4FF" w:rsidR="00F82F1B" w:rsidRPr="009654EA" w:rsidRDefault="00F82F1B" w:rsidP="009654EA">
            <w:pPr>
              <w:jc w:val="center"/>
              <w:rPr>
                <w:b/>
                <w:bCs/>
                <w:sz w:val="22"/>
                <w:szCs w:val="22"/>
              </w:rPr>
            </w:pPr>
            <w:r w:rsidRPr="009654EA">
              <w:rPr>
                <w:b/>
                <w:bCs/>
                <w:sz w:val="22"/>
                <w:szCs w:val="22"/>
              </w:rPr>
              <w:t>(in Hectare)</w:t>
            </w:r>
          </w:p>
        </w:tc>
        <w:tc>
          <w:tcPr>
            <w:tcW w:w="920" w:type="dxa"/>
          </w:tcPr>
          <w:p w14:paraId="1B4C0B9E" w14:textId="717E66B0" w:rsidR="00F82F1B" w:rsidRPr="009654EA" w:rsidRDefault="00F82F1B" w:rsidP="009654EA">
            <w:pPr>
              <w:jc w:val="center"/>
              <w:rPr>
                <w:b/>
                <w:bCs/>
                <w:sz w:val="22"/>
                <w:szCs w:val="22"/>
              </w:rPr>
            </w:pPr>
            <w:r w:rsidRPr="009654EA">
              <w:rPr>
                <w:b/>
                <w:bCs/>
                <w:sz w:val="22"/>
                <w:szCs w:val="22"/>
              </w:rPr>
              <w:t>Area (in Acre)</w:t>
            </w:r>
          </w:p>
        </w:tc>
        <w:tc>
          <w:tcPr>
            <w:tcW w:w="1255" w:type="dxa"/>
          </w:tcPr>
          <w:p w14:paraId="687E89A6" w14:textId="6579987D" w:rsidR="00F82F1B" w:rsidRPr="009654EA" w:rsidRDefault="00F82F1B" w:rsidP="009654EA">
            <w:pPr>
              <w:jc w:val="center"/>
              <w:rPr>
                <w:b/>
                <w:bCs/>
                <w:sz w:val="22"/>
                <w:szCs w:val="22"/>
              </w:rPr>
            </w:pPr>
            <w:r w:rsidRPr="009654EA">
              <w:rPr>
                <w:b/>
                <w:bCs/>
                <w:sz w:val="22"/>
                <w:szCs w:val="22"/>
              </w:rPr>
              <w:t>Address</w:t>
            </w:r>
          </w:p>
        </w:tc>
      </w:tr>
      <w:tr w:rsidR="009654EA" w:rsidRPr="009654EA" w14:paraId="1F1EEE4A" w14:textId="59739E76" w:rsidTr="009654EA">
        <w:tc>
          <w:tcPr>
            <w:tcW w:w="540" w:type="dxa"/>
            <w:vMerge w:val="restart"/>
          </w:tcPr>
          <w:p w14:paraId="5FEA4C56" w14:textId="77777777" w:rsidR="004B2BCB" w:rsidRPr="009654EA" w:rsidRDefault="004B2BCB" w:rsidP="009654EA">
            <w:pPr>
              <w:jc w:val="center"/>
              <w:rPr>
                <w:sz w:val="22"/>
                <w:szCs w:val="22"/>
              </w:rPr>
            </w:pPr>
          </w:p>
          <w:p w14:paraId="42CB6954" w14:textId="77777777" w:rsidR="004B2BCB" w:rsidRPr="009654EA" w:rsidRDefault="004B2BCB" w:rsidP="009654EA">
            <w:pPr>
              <w:jc w:val="center"/>
              <w:rPr>
                <w:sz w:val="22"/>
                <w:szCs w:val="22"/>
              </w:rPr>
            </w:pPr>
          </w:p>
          <w:p w14:paraId="2C6C95AD" w14:textId="77777777" w:rsidR="004B2BCB" w:rsidRPr="009654EA" w:rsidRDefault="004B2BCB" w:rsidP="009654EA">
            <w:pPr>
              <w:jc w:val="center"/>
              <w:rPr>
                <w:sz w:val="22"/>
                <w:szCs w:val="22"/>
              </w:rPr>
            </w:pPr>
          </w:p>
          <w:p w14:paraId="6D22DC4B" w14:textId="77777777" w:rsidR="004B2BCB" w:rsidRPr="009654EA" w:rsidRDefault="004B2BCB" w:rsidP="009654EA">
            <w:pPr>
              <w:jc w:val="center"/>
              <w:rPr>
                <w:sz w:val="22"/>
                <w:szCs w:val="22"/>
              </w:rPr>
            </w:pPr>
          </w:p>
          <w:p w14:paraId="2695793F" w14:textId="5CB6D554" w:rsidR="004B2BCB" w:rsidRPr="009654EA" w:rsidRDefault="004B2BCB" w:rsidP="009654EA">
            <w:pPr>
              <w:jc w:val="center"/>
              <w:rPr>
                <w:sz w:val="22"/>
                <w:szCs w:val="22"/>
              </w:rPr>
            </w:pPr>
            <w:r w:rsidRPr="009654EA">
              <w:rPr>
                <w:sz w:val="22"/>
                <w:szCs w:val="22"/>
              </w:rPr>
              <w:t>1</w:t>
            </w:r>
          </w:p>
        </w:tc>
        <w:tc>
          <w:tcPr>
            <w:tcW w:w="594" w:type="dxa"/>
            <w:vMerge w:val="restart"/>
          </w:tcPr>
          <w:p w14:paraId="4A5E5B2C" w14:textId="77777777" w:rsidR="004B2BCB" w:rsidRPr="009654EA" w:rsidRDefault="004B2BCB" w:rsidP="009654EA">
            <w:pPr>
              <w:jc w:val="center"/>
              <w:rPr>
                <w:sz w:val="22"/>
                <w:szCs w:val="22"/>
              </w:rPr>
            </w:pPr>
          </w:p>
          <w:p w14:paraId="48F5F16A" w14:textId="77777777" w:rsidR="004B2BCB" w:rsidRPr="009654EA" w:rsidRDefault="004B2BCB" w:rsidP="009654EA">
            <w:pPr>
              <w:jc w:val="center"/>
              <w:rPr>
                <w:sz w:val="22"/>
                <w:szCs w:val="22"/>
              </w:rPr>
            </w:pPr>
          </w:p>
          <w:p w14:paraId="6548782E" w14:textId="77777777" w:rsidR="004B2BCB" w:rsidRPr="009654EA" w:rsidRDefault="004B2BCB" w:rsidP="009654EA">
            <w:pPr>
              <w:jc w:val="center"/>
              <w:rPr>
                <w:sz w:val="22"/>
                <w:szCs w:val="22"/>
              </w:rPr>
            </w:pPr>
          </w:p>
          <w:p w14:paraId="71FCA2FB" w14:textId="77777777" w:rsidR="004B2BCB" w:rsidRPr="009654EA" w:rsidRDefault="004B2BCB" w:rsidP="009654EA">
            <w:pPr>
              <w:jc w:val="center"/>
              <w:rPr>
                <w:sz w:val="22"/>
                <w:szCs w:val="22"/>
              </w:rPr>
            </w:pPr>
          </w:p>
          <w:p w14:paraId="4F5926ED" w14:textId="28377127" w:rsidR="004B2BCB" w:rsidRPr="009654EA" w:rsidRDefault="004B2BCB" w:rsidP="009654EA">
            <w:pPr>
              <w:jc w:val="center"/>
              <w:rPr>
                <w:sz w:val="22"/>
                <w:szCs w:val="22"/>
              </w:rPr>
            </w:pPr>
            <w:r w:rsidRPr="009654EA">
              <w:rPr>
                <w:sz w:val="22"/>
                <w:szCs w:val="22"/>
              </w:rPr>
              <w:t>290</w:t>
            </w:r>
          </w:p>
        </w:tc>
        <w:tc>
          <w:tcPr>
            <w:tcW w:w="2390" w:type="dxa"/>
          </w:tcPr>
          <w:p w14:paraId="2A371F0D" w14:textId="647275F4" w:rsidR="004B2BCB" w:rsidRPr="009654EA" w:rsidRDefault="004B2BCB" w:rsidP="009654EA">
            <w:pPr>
              <w:rPr>
                <w:sz w:val="22"/>
                <w:szCs w:val="22"/>
              </w:rPr>
            </w:pPr>
            <w:r w:rsidRPr="009654EA">
              <w:rPr>
                <w:sz w:val="22"/>
                <w:szCs w:val="22"/>
              </w:rPr>
              <w:t xml:space="preserve">Sri </w:t>
            </w:r>
            <w:r w:rsidRPr="009654EA">
              <w:rPr>
                <w:sz w:val="22"/>
                <w:szCs w:val="22"/>
                <w:lang w:val="en-IN"/>
              </w:rPr>
              <w:t>Subir Surendra Arolkar</w:t>
            </w:r>
          </w:p>
        </w:tc>
        <w:tc>
          <w:tcPr>
            <w:tcW w:w="2516" w:type="dxa"/>
            <w:vMerge w:val="restart"/>
          </w:tcPr>
          <w:p w14:paraId="34C8CC8E" w14:textId="77777777" w:rsidR="004B2BCB" w:rsidRPr="009654EA" w:rsidRDefault="004B2BCB" w:rsidP="009654EA">
            <w:pPr>
              <w:jc w:val="center"/>
              <w:rPr>
                <w:sz w:val="22"/>
                <w:szCs w:val="22"/>
                <w:lang w:val="en-IN"/>
              </w:rPr>
            </w:pPr>
          </w:p>
          <w:p w14:paraId="6C3D09CD" w14:textId="77777777" w:rsidR="004B2BCB" w:rsidRPr="009654EA" w:rsidRDefault="004B2BCB" w:rsidP="009654EA">
            <w:pPr>
              <w:jc w:val="center"/>
              <w:rPr>
                <w:sz w:val="22"/>
                <w:szCs w:val="22"/>
                <w:lang w:val="en-IN"/>
              </w:rPr>
            </w:pPr>
          </w:p>
          <w:p w14:paraId="37B640F1" w14:textId="77777777" w:rsidR="004B2BCB" w:rsidRPr="009654EA" w:rsidRDefault="004B2BCB" w:rsidP="009654EA">
            <w:pPr>
              <w:jc w:val="center"/>
              <w:rPr>
                <w:sz w:val="22"/>
                <w:szCs w:val="22"/>
                <w:lang w:val="en-IN"/>
              </w:rPr>
            </w:pPr>
          </w:p>
          <w:p w14:paraId="4D3539FF" w14:textId="77777777" w:rsidR="004B2BCB" w:rsidRPr="009654EA" w:rsidRDefault="004B2BCB" w:rsidP="009654EA">
            <w:pPr>
              <w:jc w:val="center"/>
              <w:rPr>
                <w:sz w:val="22"/>
                <w:szCs w:val="22"/>
                <w:lang w:val="en-IN"/>
              </w:rPr>
            </w:pPr>
          </w:p>
          <w:p w14:paraId="04F2C814" w14:textId="77777777" w:rsidR="004B2BCB" w:rsidRPr="009654EA" w:rsidRDefault="004B2BCB" w:rsidP="009654EA">
            <w:pPr>
              <w:jc w:val="center"/>
              <w:rPr>
                <w:sz w:val="22"/>
                <w:szCs w:val="22"/>
                <w:lang w:val="en-IN"/>
              </w:rPr>
            </w:pPr>
          </w:p>
          <w:p w14:paraId="1C78FDBB" w14:textId="77777777" w:rsidR="004B2BCB" w:rsidRPr="009654EA" w:rsidRDefault="004B2BCB" w:rsidP="009654EA">
            <w:pPr>
              <w:jc w:val="center"/>
              <w:rPr>
                <w:sz w:val="22"/>
                <w:szCs w:val="22"/>
                <w:lang w:val="en-IN"/>
              </w:rPr>
            </w:pPr>
          </w:p>
          <w:p w14:paraId="7A0AAF6D" w14:textId="77777777" w:rsidR="004B2BCB" w:rsidRPr="009654EA" w:rsidRDefault="004B2BCB" w:rsidP="009654EA">
            <w:pPr>
              <w:jc w:val="center"/>
              <w:rPr>
                <w:sz w:val="22"/>
                <w:szCs w:val="22"/>
                <w:lang w:val="en-IN"/>
              </w:rPr>
            </w:pPr>
          </w:p>
          <w:p w14:paraId="16E80823" w14:textId="77777777" w:rsidR="004B2BCB" w:rsidRPr="009654EA" w:rsidRDefault="004B2BCB" w:rsidP="009654EA">
            <w:pPr>
              <w:jc w:val="center"/>
              <w:rPr>
                <w:sz w:val="22"/>
                <w:szCs w:val="22"/>
                <w:lang w:val="en-IN"/>
              </w:rPr>
            </w:pPr>
          </w:p>
          <w:p w14:paraId="5B67C94F" w14:textId="77777777" w:rsidR="004B2BCB" w:rsidRPr="009654EA" w:rsidRDefault="004B2BCB" w:rsidP="009654EA">
            <w:pPr>
              <w:jc w:val="center"/>
              <w:rPr>
                <w:sz w:val="22"/>
                <w:szCs w:val="22"/>
                <w:lang w:val="en-IN"/>
              </w:rPr>
            </w:pPr>
          </w:p>
          <w:p w14:paraId="0D206B66" w14:textId="77777777" w:rsidR="004B2BCB" w:rsidRPr="009654EA" w:rsidRDefault="004B2BCB" w:rsidP="009654EA">
            <w:pPr>
              <w:rPr>
                <w:sz w:val="22"/>
                <w:szCs w:val="22"/>
                <w:lang w:val="en-IN"/>
              </w:rPr>
            </w:pPr>
          </w:p>
          <w:p w14:paraId="304049E5" w14:textId="77777777" w:rsidR="004B2BCB" w:rsidRPr="009654EA" w:rsidRDefault="004B2BCB" w:rsidP="009654EA">
            <w:pPr>
              <w:rPr>
                <w:sz w:val="22"/>
                <w:szCs w:val="22"/>
                <w:lang w:val="en-IN"/>
              </w:rPr>
            </w:pPr>
          </w:p>
          <w:p w14:paraId="57950C3A" w14:textId="77777777" w:rsidR="009654EA" w:rsidRDefault="009654EA" w:rsidP="009654EA">
            <w:pPr>
              <w:jc w:val="center"/>
              <w:rPr>
                <w:sz w:val="22"/>
                <w:szCs w:val="22"/>
                <w:lang w:val="en-IN"/>
              </w:rPr>
            </w:pPr>
          </w:p>
          <w:p w14:paraId="671C21E8" w14:textId="77777777" w:rsidR="009654EA" w:rsidRDefault="009654EA" w:rsidP="009654EA">
            <w:pPr>
              <w:jc w:val="center"/>
              <w:rPr>
                <w:sz w:val="22"/>
                <w:szCs w:val="22"/>
                <w:lang w:val="en-IN"/>
              </w:rPr>
            </w:pPr>
          </w:p>
          <w:p w14:paraId="08D30FE0" w14:textId="0C02EBC8" w:rsidR="009654EA" w:rsidRDefault="004B2BCB" w:rsidP="009654EA">
            <w:pPr>
              <w:jc w:val="center"/>
              <w:rPr>
                <w:sz w:val="22"/>
                <w:szCs w:val="22"/>
                <w:lang w:val="en-IN"/>
              </w:rPr>
            </w:pPr>
            <w:r w:rsidRPr="009654EA">
              <w:rPr>
                <w:sz w:val="22"/>
                <w:szCs w:val="22"/>
                <w:lang w:val="en-IN"/>
              </w:rPr>
              <w:t>Amp Solar Systems</w:t>
            </w:r>
          </w:p>
          <w:p w14:paraId="1FAEFE1B" w14:textId="446F9C7C" w:rsidR="004B2BCB" w:rsidRPr="009654EA" w:rsidRDefault="004B2BCB" w:rsidP="009654EA">
            <w:pPr>
              <w:jc w:val="center"/>
              <w:rPr>
                <w:sz w:val="22"/>
                <w:szCs w:val="22"/>
              </w:rPr>
            </w:pPr>
            <w:r w:rsidRPr="009654EA">
              <w:rPr>
                <w:sz w:val="22"/>
                <w:szCs w:val="22"/>
                <w:lang w:val="en-IN"/>
              </w:rPr>
              <w:t>Pvt Ltd</w:t>
            </w:r>
          </w:p>
        </w:tc>
        <w:tc>
          <w:tcPr>
            <w:tcW w:w="1332" w:type="dxa"/>
            <w:vMerge w:val="restart"/>
          </w:tcPr>
          <w:p w14:paraId="78592301" w14:textId="77777777" w:rsidR="004B2BCB" w:rsidRPr="009654EA" w:rsidRDefault="004B2BCB" w:rsidP="009654EA">
            <w:pPr>
              <w:rPr>
                <w:sz w:val="22"/>
                <w:szCs w:val="22"/>
              </w:rPr>
            </w:pPr>
          </w:p>
          <w:p w14:paraId="4A38EE41" w14:textId="77777777" w:rsidR="004B2BCB" w:rsidRPr="009654EA" w:rsidRDefault="004B2BCB" w:rsidP="009654EA">
            <w:pPr>
              <w:rPr>
                <w:sz w:val="22"/>
                <w:szCs w:val="22"/>
              </w:rPr>
            </w:pPr>
          </w:p>
          <w:p w14:paraId="2BF81A65" w14:textId="77777777" w:rsidR="004B2BCB" w:rsidRPr="009654EA" w:rsidRDefault="004B2BCB" w:rsidP="009654EA">
            <w:pPr>
              <w:rPr>
                <w:sz w:val="22"/>
                <w:szCs w:val="22"/>
              </w:rPr>
            </w:pPr>
          </w:p>
          <w:p w14:paraId="2E7C3994" w14:textId="77777777" w:rsidR="004B2BCB" w:rsidRPr="009654EA" w:rsidRDefault="004B2BCB" w:rsidP="009654EA">
            <w:pPr>
              <w:rPr>
                <w:sz w:val="22"/>
                <w:szCs w:val="22"/>
              </w:rPr>
            </w:pPr>
          </w:p>
          <w:p w14:paraId="1757171F" w14:textId="6819526E" w:rsidR="004B2BCB" w:rsidRPr="009654EA" w:rsidRDefault="004B2BCB" w:rsidP="009654EA">
            <w:pPr>
              <w:rPr>
                <w:sz w:val="22"/>
                <w:szCs w:val="22"/>
              </w:rPr>
            </w:pPr>
            <w:r w:rsidRPr="009654EA">
              <w:rPr>
                <w:sz w:val="22"/>
                <w:szCs w:val="22"/>
              </w:rPr>
              <w:t>01-02-2021</w:t>
            </w:r>
          </w:p>
        </w:tc>
        <w:tc>
          <w:tcPr>
            <w:tcW w:w="660" w:type="dxa"/>
            <w:vMerge w:val="restart"/>
          </w:tcPr>
          <w:p w14:paraId="3B96FAE9" w14:textId="77777777" w:rsidR="004B2BCB" w:rsidRPr="009654EA" w:rsidRDefault="004B2BCB" w:rsidP="00312DE7">
            <w:pPr>
              <w:jc w:val="center"/>
              <w:rPr>
                <w:sz w:val="22"/>
                <w:szCs w:val="22"/>
              </w:rPr>
            </w:pPr>
          </w:p>
          <w:p w14:paraId="569A1CA5" w14:textId="77777777" w:rsidR="004B2BCB" w:rsidRPr="009654EA" w:rsidRDefault="004B2BCB" w:rsidP="00312DE7">
            <w:pPr>
              <w:jc w:val="center"/>
              <w:rPr>
                <w:sz w:val="22"/>
                <w:szCs w:val="22"/>
              </w:rPr>
            </w:pPr>
          </w:p>
          <w:p w14:paraId="34831683" w14:textId="77777777" w:rsidR="004B2BCB" w:rsidRPr="009654EA" w:rsidRDefault="004B2BCB" w:rsidP="00312DE7">
            <w:pPr>
              <w:jc w:val="center"/>
              <w:rPr>
                <w:sz w:val="22"/>
                <w:szCs w:val="22"/>
              </w:rPr>
            </w:pPr>
          </w:p>
          <w:p w14:paraId="3222DBFB" w14:textId="77777777" w:rsidR="004B2BCB" w:rsidRPr="009654EA" w:rsidRDefault="004B2BCB" w:rsidP="00312DE7">
            <w:pPr>
              <w:jc w:val="center"/>
              <w:rPr>
                <w:sz w:val="22"/>
                <w:szCs w:val="22"/>
              </w:rPr>
            </w:pPr>
          </w:p>
          <w:p w14:paraId="031EB46A" w14:textId="24036ABF" w:rsidR="004B2BCB" w:rsidRPr="009654EA" w:rsidRDefault="004B2BCB" w:rsidP="00312DE7">
            <w:pPr>
              <w:jc w:val="center"/>
              <w:rPr>
                <w:sz w:val="22"/>
                <w:szCs w:val="22"/>
              </w:rPr>
            </w:pPr>
            <w:r w:rsidRPr="009654EA">
              <w:rPr>
                <w:sz w:val="22"/>
                <w:szCs w:val="22"/>
              </w:rPr>
              <w:t>8.1</w:t>
            </w:r>
          </w:p>
        </w:tc>
        <w:tc>
          <w:tcPr>
            <w:tcW w:w="920" w:type="dxa"/>
            <w:vMerge w:val="restart"/>
          </w:tcPr>
          <w:p w14:paraId="62552838" w14:textId="77777777" w:rsidR="004B2BCB" w:rsidRPr="009654EA" w:rsidRDefault="004B2BCB" w:rsidP="00312DE7">
            <w:pPr>
              <w:jc w:val="center"/>
              <w:rPr>
                <w:sz w:val="22"/>
                <w:szCs w:val="22"/>
              </w:rPr>
            </w:pPr>
          </w:p>
          <w:p w14:paraId="04BA06DF" w14:textId="77777777" w:rsidR="004B2BCB" w:rsidRPr="009654EA" w:rsidRDefault="004B2BCB" w:rsidP="00312DE7">
            <w:pPr>
              <w:jc w:val="center"/>
              <w:rPr>
                <w:sz w:val="22"/>
                <w:szCs w:val="22"/>
              </w:rPr>
            </w:pPr>
          </w:p>
          <w:p w14:paraId="5878389A" w14:textId="77777777" w:rsidR="004B2BCB" w:rsidRPr="009654EA" w:rsidRDefault="004B2BCB" w:rsidP="00312DE7">
            <w:pPr>
              <w:jc w:val="center"/>
              <w:rPr>
                <w:sz w:val="22"/>
                <w:szCs w:val="22"/>
              </w:rPr>
            </w:pPr>
          </w:p>
          <w:p w14:paraId="4B758973" w14:textId="77777777" w:rsidR="004B2BCB" w:rsidRPr="009654EA" w:rsidRDefault="004B2BCB" w:rsidP="00312DE7">
            <w:pPr>
              <w:jc w:val="center"/>
              <w:rPr>
                <w:sz w:val="22"/>
                <w:szCs w:val="22"/>
              </w:rPr>
            </w:pPr>
          </w:p>
          <w:p w14:paraId="4BFC0A2B" w14:textId="1720414B" w:rsidR="004B2BCB" w:rsidRPr="009654EA" w:rsidRDefault="004B2BCB" w:rsidP="00312DE7">
            <w:pPr>
              <w:jc w:val="center"/>
              <w:rPr>
                <w:sz w:val="22"/>
                <w:szCs w:val="22"/>
              </w:rPr>
            </w:pPr>
            <w:r w:rsidRPr="009654EA">
              <w:rPr>
                <w:sz w:val="22"/>
                <w:szCs w:val="22"/>
              </w:rPr>
              <w:t>20.25</w:t>
            </w:r>
          </w:p>
        </w:tc>
        <w:tc>
          <w:tcPr>
            <w:tcW w:w="1255" w:type="dxa"/>
            <w:vMerge w:val="restart"/>
          </w:tcPr>
          <w:p w14:paraId="43930A0E" w14:textId="51D65109" w:rsidR="004B2BCB" w:rsidRPr="009654EA" w:rsidRDefault="004B2BCB" w:rsidP="009654EA">
            <w:pPr>
              <w:rPr>
                <w:sz w:val="22"/>
                <w:szCs w:val="22"/>
              </w:rPr>
            </w:pPr>
            <w:r w:rsidRPr="009654EA">
              <w:rPr>
                <w:sz w:val="22"/>
                <w:szCs w:val="22"/>
              </w:rPr>
              <w:t>Gat No. 290, Village-</w:t>
            </w:r>
            <w:proofErr w:type="spellStart"/>
            <w:r w:rsidRPr="009654EA">
              <w:rPr>
                <w:sz w:val="22"/>
                <w:szCs w:val="22"/>
              </w:rPr>
              <w:t>Gaurgoan</w:t>
            </w:r>
            <w:proofErr w:type="spellEnd"/>
            <w:r w:rsidRPr="009654EA">
              <w:rPr>
                <w:sz w:val="22"/>
                <w:szCs w:val="22"/>
              </w:rPr>
              <w:t>, Taluka-</w:t>
            </w:r>
            <w:proofErr w:type="spellStart"/>
            <w:r w:rsidRPr="009654EA">
              <w:rPr>
                <w:sz w:val="22"/>
                <w:szCs w:val="22"/>
              </w:rPr>
              <w:t>Kalamb</w:t>
            </w:r>
            <w:proofErr w:type="spellEnd"/>
            <w:r w:rsidRPr="009654EA">
              <w:rPr>
                <w:sz w:val="22"/>
                <w:szCs w:val="22"/>
              </w:rPr>
              <w:t xml:space="preserve">, District- Osmanabad 413507  </w:t>
            </w:r>
          </w:p>
        </w:tc>
      </w:tr>
      <w:tr w:rsidR="009654EA" w:rsidRPr="009654EA" w14:paraId="76CAA242" w14:textId="7AF59838" w:rsidTr="009654EA">
        <w:tc>
          <w:tcPr>
            <w:tcW w:w="540" w:type="dxa"/>
            <w:vMerge/>
          </w:tcPr>
          <w:p w14:paraId="00A84F20" w14:textId="77777777" w:rsidR="004B2BCB" w:rsidRPr="009654EA" w:rsidRDefault="004B2BCB" w:rsidP="009654EA">
            <w:pPr>
              <w:jc w:val="center"/>
              <w:rPr>
                <w:sz w:val="22"/>
                <w:szCs w:val="22"/>
              </w:rPr>
            </w:pPr>
          </w:p>
        </w:tc>
        <w:tc>
          <w:tcPr>
            <w:tcW w:w="594" w:type="dxa"/>
            <w:vMerge/>
          </w:tcPr>
          <w:p w14:paraId="53F0219E" w14:textId="77777777" w:rsidR="004B2BCB" w:rsidRPr="009654EA" w:rsidRDefault="004B2BCB" w:rsidP="009654EA">
            <w:pPr>
              <w:jc w:val="center"/>
              <w:rPr>
                <w:sz w:val="22"/>
                <w:szCs w:val="22"/>
              </w:rPr>
            </w:pPr>
          </w:p>
        </w:tc>
        <w:tc>
          <w:tcPr>
            <w:tcW w:w="2390" w:type="dxa"/>
          </w:tcPr>
          <w:p w14:paraId="3E467D92" w14:textId="12773EF1" w:rsidR="004B2BCB" w:rsidRPr="009654EA" w:rsidRDefault="004B2BCB" w:rsidP="009654EA">
            <w:pPr>
              <w:rPr>
                <w:sz w:val="22"/>
                <w:szCs w:val="22"/>
              </w:rPr>
            </w:pPr>
            <w:proofErr w:type="spellStart"/>
            <w:r w:rsidRPr="009654EA">
              <w:rPr>
                <w:sz w:val="22"/>
                <w:szCs w:val="22"/>
                <w:lang w:val="en-IN"/>
              </w:rPr>
              <w:t>Smt</w:t>
            </w:r>
            <w:proofErr w:type="spellEnd"/>
            <w:r w:rsidRPr="009654EA">
              <w:rPr>
                <w:sz w:val="22"/>
                <w:szCs w:val="22"/>
                <w:lang w:val="en-IN"/>
              </w:rPr>
              <w:t xml:space="preserve"> </w:t>
            </w:r>
            <w:proofErr w:type="spellStart"/>
            <w:r w:rsidRPr="009654EA">
              <w:rPr>
                <w:sz w:val="22"/>
                <w:szCs w:val="22"/>
                <w:lang w:val="en-IN"/>
              </w:rPr>
              <w:t>Anjirbai</w:t>
            </w:r>
            <w:proofErr w:type="spellEnd"/>
            <w:r w:rsidRPr="009654EA">
              <w:rPr>
                <w:sz w:val="22"/>
                <w:szCs w:val="22"/>
                <w:lang w:val="en-IN"/>
              </w:rPr>
              <w:t xml:space="preserve"> </w:t>
            </w:r>
            <w:proofErr w:type="spellStart"/>
            <w:r w:rsidRPr="009654EA">
              <w:rPr>
                <w:sz w:val="22"/>
                <w:szCs w:val="22"/>
                <w:lang w:val="en-IN"/>
              </w:rPr>
              <w:t>Venkatrao</w:t>
            </w:r>
            <w:proofErr w:type="spellEnd"/>
            <w:r w:rsidRPr="009654EA">
              <w:rPr>
                <w:sz w:val="22"/>
                <w:szCs w:val="22"/>
                <w:lang w:val="en-IN"/>
              </w:rPr>
              <w:t xml:space="preserve"> Deshmukh</w:t>
            </w:r>
          </w:p>
        </w:tc>
        <w:tc>
          <w:tcPr>
            <w:tcW w:w="2516" w:type="dxa"/>
            <w:vMerge/>
          </w:tcPr>
          <w:p w14:paraId="314C20CF" w14:textId="2A68A6B9" w:rsidR="004B2BCB" w:rsidRPr="009654EA" w:rsidRDefault="004B2BCB" w:rsidP="009654EA">
            <w:pPr>
              <w:jc w:val="center"/>
              <w:rPr>
                <w:sz w:val="22"/>
                <w:szCs w:val="22"/>
              </w:rPr>
            </w:pPr>
          </w:p>
        </w:tc>
        <w:tc>
          <w:tcPr>
            <w:tcW w:w="1332" w:type="dxa"/>
            <w:vMerge/>
          </w:tcPr>
          <w:p w14:paraId="509365B6" w14:textId="1B64DC23" w:rsidR="004B2BCB" w:rsidRPr="009654EA" w:rsidRDefault="004B2BCB" w:rsidP="009654EA">
            <w:pPr>
              <w:jc w:val="center"/>
              <w:rPr>
                <w:sz w:val="22"/>
                <w:szCs w:val="22"/>
              </w:rPr>
            </w:pPr>
          </w:p>
        </w:tc>
        <w:tc>
          <w:tcPr>
            <w:tcW w:w="660" w:type="dxa"/>
            <w:vMerge/>
          </w:tcPr>
          <w:p w14:paraId="41B1E004" w14:textId="1027980D" w:rsidR="004B2BCB" w:rsidRPr="009654EA" w:rsidRDefault="004B2BCB" w:rsidP="00312DE7">
            <w:pPr>
              <w:jc w:val="center"/>
              <w:rPr>
                <w:sz w:val="22"/>
                <w:szCs w:val="22"/>
              </w:rPr>
            </w:pPr>
          </w:p>
        </w:tc>
        <w:tc>
          <w:tcPr>
            <w:tcW w:w="920" w:type="dxa"/>
            <w:vMerge/>
          </w:tcPr>
          <w:p w14:paraId="5FEBDEAE" w14:textId="001A49C2" w:rsidR="004B2BCB" w:rsidRPr="009654EA" w:rsidRDefault="004B2BCB" w:rsidP="00312DE7">
            <w:pPr>
              <w:jc w:val="center"/>
              <w:rPr>
                <w:sz w:val="22"/>
                <w:szCs w:val="22"/>
              </w:rPr>
            </w:pPr>
          </w:p>
        </w:tc>
        <w:tc>
          <w:tcPr>
            <w:tcW w:w="1255" w:type="dxa"/>
            <w:vMerge/>
          </w:tcPr>
          <w:p w14:paraId="3ADD9414" w14:textId="77777777" w:rsidR="004B2BCB" w:rsidRPr="009654EA" w:rsidRDefault="004B2BCB" w:rsidP="009654EA">
            <w:pPr>
              <w:jc w:val="center"/>
              <w:rPr>
                <w:b/>
                <w:bCs/>
                <w:sz w:val="22"/>
                <w:szCs w:val="22"/>
              </w:rPr>
            </w:pPr>
          </w:p>
        </w:tc>
      </w:tr>
      <w:tr w:rsidR="009654EA" w:rsidRPr="009654EA" w14:paraId="6B55047E" w14:textId="6186A74B" w:rsidTr="009654EA">
        <w:tc>
          <w:tcPr>
            <w:tcW w:w="540" w:type="dxa"/>
            <w:vMerge/>
          </w:tcPr>
          <w:p w14:paraId="56BFB124" w14:textId="77777777" w:rsidR="004B2BCB" w:rsidRPr="009654EA" w:rsidRDefault="004B2BCB" w:rsidP="009654EA">
            <w:pPr>
              <w:jc w:val="center"/>
              <w:rPr>
                <w:sz w:val="22"/>
                <w:szCs w:val="22"/>
              </w:rPr>
            </w:pPr>
          </w:p>
        </w:tc>
        <w:tc>
          <w:tcPr>
            <w:tcW w:w="594" w:type="dxa"/>
            <w:vMerge/>
          </w:tcPr>
          <w:p w14:paraId="12FB92F7" w14:textId="77777777" w:rsidR="004B2BCB" w:rsidRPr="009654EA" w:rsidRDefault="004B2BCB" w:rsidP="009654EA">
            <w:pPr>
              <w:jc w:val="center"/>
              <w:rPr>
                <w:sz w:val="22"/>
                <w:szCs w:val="22"/>
              </w:rPr>
            </w:pPr>
          </w:p>
        </w:tc>
        <w:tc>
          <w:tcPr>
            <w:tcW w:w="2390" w:type="dxa"/>
          </w:tcPr>
          <w:p w14:paraId="2C5B405B" w14:textId="77777777" w:rsidR="004B2BCB" w:rsidRPr="009654EA" w:rsidRDefault="004B2BCB" w:rsidP="009654EA">
            <w:pPr>
              <w:rPr>
                <w:sz w:val="22"/>
                <w:szCs w:val="22"/>
              </w:rPr>
            </w:pPr>
          </w:p>
          <w:p w14:paraId="50A63D0F" w14:textId="77777777" w:rsidR="004B2BCB" w:rsidRPr="009654EA" w:rsidRDefault="004B2BCB" w:rsidP="009654EA">
            <w:pPr>
              <w:rPr>
                <w:sz w:val="22"/>
                <w:szCs w:val="22"/>
              </w:rPr>
            </w:pPr>
          </w:p>
          <w:p w14:paraId="5841BBE3" w14:textId="43C0A5D2" w:rsidR="004B2BCB" w:rsidRPr="009654EA" w:rsidRDefault="004B2BCB" w:rsidP="009654EA">
            <w:pPr>
              <w:rPr>
                <w:sz w:val="22"/>
                <w:szCs w:val="22"/>
              </w:rPr>
            </w:pPr>
            <w:r w:rsidRPr="009654EA">
              <w:rPr>
                <w:sz w:val="22"/>
                <w:szCs w:val="22"/>
              </w:rPr>
              <w:t xml:space="preserve">Sri </w:t>
            </w:r>
            <w:r w:rsidRPr="009654EA">
              <w:rPr>
                <w:sz w:val="22"/>
                <w:szCs w:val="22"/>
                <w:lang w:val="en-IN"/>
              </w:rPr>
              <w:t xml:space="preserve">Kiran Kishor </w:t>
            </w:r>
            <w:proofErr w:type="spellStart"/>
            <w:r w:rsidRPr="009654EA">
              <w:rPr>
                <w:sz w:val="22"/>
                <w:szCs w:val="22"/>
                <w:lang w:val="en-IN"/>
              </w:rPr>
              <w:t>lndalkar</w:t>
            </w:r>
            <w:proofErr w:type="spellEnd"/>
          </w:p>
        </w:tc>
        <w:tc>
          <w:tcPr>
            <w:tcW w:w="2516" w:type="dxa"/>
            <w:vMerge/>
          </w:tcPr>
          <w:p w14:paraId="6CD1C91B" w14:textId="71C5E4C9" w:rsidR="004B2BCB" w:rsidRPr="009654EA" w:rsidRDefault="004B2BCB" w:rsidP="009654EA">
            <w:pPr>
              <w:jc w:val="center"/>
              <w:rPr>
                <w:sz w:val="22"/>
                <w:szCs w:val="22"/>
              </w:rPr>
            </w:pPr>
          </w:p>
        </w:tc>
        <w:tc>
          <w:tcPr>
            <w:tcW w:w="1332" w:type="dxa"/>
            <w:vMerge/>
          </w:tcPr>
          <w:p w14:paraId="471D0240" w14:textId="77777777" w:rsidR="004B2BCB" w:rsidRPr="009654EA" w:rsidRDefault="004B2BCB" w:rsidP="009654EA">
            <w:pPr>
              <w:jc w:val="center"/>
              <w:rPr>
                <w:sz w:val="22"/>
                <w:szCs w:val="22"/>
              </w:rPr>
            </w:pPr>
          </w:p>
        </w:tc>
        <w:tc>
          <w:tcPr>
            <w:tcW w:w="660" w:type="dxa"/>
            <w:vMerge/>
          </w:tcPr>
          <w:p w14:paraId="3EEC2B64" w14:textId="77777777" w:rsidR="004B2BCB" w:rsidRPr="009654EA" w:rsidRDefault="004B2BCB" w:rsidP="00312DE7">
            <w:pPr>
              <w:jc w:val="center"/>
              <w:rPr>
                <w:sz w:val="22"/>
                <w:szCs w:val="22"/>
              </w:rPr>
            </w:pPr>
          </w:p>
        </w:tc>
        <w:tc>
          <w:tcPr>
            <w:tcW w:w="920" w:type="dxa"/>
            <w:vMerge/>
          </w:tcPr>
          <w:p w14:paraId="05496284" w14:textId="77777777" w:rsidR="004B2BCB" w:rsidRPr="009654EA" w:rsidRDefault="004B2BCB" w:rsidP="00312DE7">
            <w:pPr>
              <w:jc w:val="center"/>
              <w:rPr>
                <w:sz w:val="22"/>
                <w:szCs w:val="22"/>
              </w:rPr>
            </w:pPr>
          </w:p>
        </w:tc>
        <w:tc>
          <w:tcPr>
            <w:tcW w:w="1255" w:type="dxa"/>
            <w:vMerge/>
          </w:tcPr>
          <w:p w14:paraId="05CCD4E5" w14:textId="77777777" w:rsidR="004B2BCB" w:rsidRPr="009654EA" w:rsidRDefault="004B2BCB" w:rsidP="009654EA">
            <w:pPr>
              <w:jc w:val="center"/>
              <w:rPr>
                <w:b/>
                <w:bCs/>
                <w:sz w:val="22"/>
                <w:szCs w:val="22"/>
              </w:rPr>
            </w:pPr>
          </w:p>
        </w:tc>
      </w:tr>
      <w:tr w:rsidR="009654EA" w:rsidRPr="009654EA" w14:paraId="7BDD304B" w14:textId="1E101735" w:rsidTr="009654EA">
        <w:tc>
          <w:tcPr>
            <w:tcW w:w="540" w:type="dxa"/>
            <w:vMerge w:val="restart"/>
          </w:tcPr>
          <w:p w14:paraId="18C8805D" w14:textId="77777777" w:rsidR="004B2BCB" w:rsidRPr="009654EA" w:rsidRDefault="004B2BCB" w:rsidP="009654EA">
            <w:pPr>
              <w:jc w:val="center"/>
              <w:rPr>
                <w:sz w:val="22"/>
                <w:szCs w:val="22"/>
              </w:rPr>
            </w:pPr>
          </w:p>
          <w:p w14:paraId="649A8ABC" w14:textId="77777777" w:rsidR="004B2BCB" w:rsidRPr="009654EA" w:rsidRDefault="004B2BCB" w:rsidP="009654EA">
            <w:pPr>
              <w:jc w:val="center"/>
              <w:rPr>
                <w:sz w:val="22"/>
                <w:szCs w:val="22"/>
              </w:rPr>
            </w:pPr>
          </w:p>
          <w:p w14:paraId="1BBC50E3" w14:textId="77777777" w:rsidR="004B2BCB" w:rsidRPr="009654EA" w:rsidRDefault="004B2BCB" w:rsidP="009654EA">
            <w:pPr>
              <w:jc w:val="center"/>
              <w:rPr>
                <w:sz w:val="22"/>
                <w:szCs w:val="22"/>
              </w:rPr>
            </w:pPr>
          </w:p>
          <w:p w14:paraId="6C99880B" w14:textId="77777777" w:rsidR="004B2BCB" w:rsidRPr="009654EA" w:rsidRDefault="004B2BCB" w:rsidP="009654EA">
            <w:pPr>
              <w:jc w:val="center"/>
              <w:rPr>
                <w:sz w:val="22"/>
                <w:szCs w:val="22"/>
              </w:rPr>
            </w:pPr>
          </w:p>
          <w:p w14:paraId="379A4BDC" w14:textId="2277E504" w:rsidR="004B2BCB" w:rsidRPr="009654EA" w:rsidRDefault="004B2BCB" w:rsidP="009654EA">
            <w:pPr>
              <w:jc w:val="center"/>
              <w:rPr>
                <w:sz w:val="22"/>
                <w:szCs w:val="22"/>
              </w:rPr>
            </w:pPr>
            <w:r w:rsidRPr="009654EA">
              <w:rPr>
                <w:sz w:val="22"/>
                <w:szCs w:val="22"/>
              </w:rPr>
              <w:t>2</w:t>
            </w:r>
          </w:p>
        </w:tc>
        <w:tc>
          <w:tcPr>
            <w:tcW w:w="594" w:type="dxa"/>
            <w:vMerge w:val="restart"/>
          </w:tcPr>
          <w:p w14:paraId="2E04FA0F" w14:textId="77777777" w:rsidR="004B2BCB" w:rsidRPr="009654EA" w:rsidRDefault="004B2BCB" w:rsidP="009654EA">
            <w:pPr>
              <w:jc w:val="center"/>
              <w:rPr>
                <w:sz w:val="22"/>
                <w:szCs w:val="22"/>
              </w:rPr>
            </w:pPr>
          </w:p>
          <w:p w14:paraId="7D26DCB4" w14:textId="77777777" w:rsidR="004B2BCB" w:rsidRPr="009654EA" w:rsidRDefault="004B2BCB" w:rsidP="009654EA">
            <w:pPr>
              <w:jc w:val="center"/>
              <w:rPr>
                <w:sz w:val="22"/>
                <w:szCs w:val="22"/>
              </w:rPr>
            </w:pPr>
          </w:p>
          <w:p w14:paraId="0059E0DD" w14:textId="77777777" w:rsidR="004B2BCB" w:rsidRPr="009654EA" w:rsidRDefault="004B2BCB" w:rsidP="009654EA">
            <w:pPr>
              <w:jc w:val="center"/>
              <w:rPr>
                <w:sz w:val="22"/>
                <w:szCs w:val="22"/>
              </w:rPr>
            </w:pPr>
          </w:p>
          <w:p w14:paraId="073089C0" w14:textId="77777777" w:rsidR="004B2BCB" w:rsidRPr="009654EA" w:rsidRDefault="004B2BCB" w:rsidP="009654EA">
            <w:pPr>
              <w:jc w:val="center"/>
              <w:rPr>
                <w:sz w:val="22"/>
                <w:szCs w:val="22"/>
              </w:rPr>
            </w:pPr>
          </w:p>
          <w:p w14:paraId="355D1AF4" w14:textId="13142733" w:rsidR="004B2BCB" w:rsidRPr="009654EA" w:rsidRDefault="004B2BCB" w:rsidP="009654EA">
            <w:pPr>
              <w:jc w:val="center"/>
              <w:rPr>
                <w:sz w:val="22"/>
                <w:szCs w:val="22"/>
              </w:rPr>
            </w:pPr>
            <w:r w:rsidRPr="009654EA">
              <w:rPr>
                <w:sz w:val="22"/>
                <w:szCs w:val="22"/>
              </w:rPr>
              <w:t>291</w:t>
            </w:r>
          </w:p>
        </w:tc>
        <w:tc>
          <w:tcPr>
            <w:tcW w:w="2390" w:type="dxa"/>
          </w:tcPr>
          <w:p w14:paraId="4FDFC8EC" w14:textId="4ED74DA9" w:rsidR="004B2BCB" w:rsidRPr="009654EA" w:rsidRDefault="004B2BCB" w:rsidP="009654EA">
            <w:pPr>
              <w:rPr>
                <w:sz w:val="22"/>
                <w:szCs w:val="22"/>
              </w:rPr>
            </w:pPr>
            <w:r w:rsidRPr="009654EA">
              <w:rPr>
                <w:sz w:val="22"/>
                <w:szCs w:val="22"/>
                <w:lang w:val="en-IN"/>
              </w:rPr>
              <w:t xml:space="preserve">Sow Manisha Prasad </w:t>
            </w:r>
            <w:proofErr w:type="spellStart"/>
            <w:r w:rsidRPr="009654EA">
              <w:rPr>
                <w:sz w:val="22"/>
                <w:szCs w:val="22"/>
                <w:lang w:val="en-IN"/>
              </w:rPr>
              <w:t>Udgirkar</w:t>
            </w:r>
            <w:proofErr w:type="spellEnd"/>
          </w:p>
        </w:tc>
        <w:tc>
          <w:tcPr>
            <w:tcW w:w="2516" w:type="dxa"/>
            <w:vMerge/>
          </w:tcPr>
          <w:p w14:paraId="572BEE1C" w14:textId="6DB8EC9E" w:rsidR="004B2BCB" w:rsidRPr="009654EA" w:rsidRDefault="004B2BCB" w:rsidP="009654EA">
            <w:pPr>
              <w:jc w:val="center"/>
              <w:rPr>
                <w:sz w:val="22"/>
                <w:szCs w:val="22"/>
              </w:rPr>
            </w:pPr>
          </w:p>
        </w:tc>
        <w:tc>
          <w:tcPr>
            <w:tcW w:w="1332" w:type="dxa"/>
            <w:vMerge w:val="restart"/>
          </w:tcPr>
          <w:p w14:paraId="518DF961" w14:textId="77777777" w:rsidR="004B2BCB" w:rsidRPr="009654EA" w:rsidRDefault="004B2BCB" w:rsidP="009654EA">
            <w:pPr>
              <w:jc w:val="center"/>
              <w:rPr>
                <w:sz w:val="22"/>
                <w:szCs w:val="22"/>
              </w:rPr>
            </w:pPr>
          </w:p>
          <w:p w14:paraId="24C5EBA8" w14:textId="77777777" w:rsidR="004B2BCB" w:rsidRPr="009654EA" w:rsidRDefault="004B2BCB" w:rsidP="009654EA">
            <w:pPr>
              <w:jc w:val="center"/>
              <w:rPr>
                <w:sz w:val="22"/>
                <w:szCs w:val="22"/>
              </w:rPr>
            </w:pPr>
          </w:p>
          <w:p w14:paraId="1661D81A" w14:textId="77777777" w:rsidR="004B2BCB" w:rsidRPr="009654EA" w:rsidRDefault="004B2BCB" w:rsidP="009654EA">
            <w:pPr>
              <w:rPr>
                <w:sz w:val="22"/>
                <w:szCs w:val="22"/>
              </w:rPr>
            </w:pPr>
          </w:p>
          <w:p w14:paraId="0304AFEF" w14:textId="77777777" w:rsidR="00A16794" w:rsidRPr="009654EA" w:rsidRDefault="00A16794" w:rsidP="009654EA">
            <w:pPr>
              <w:rPr>
                <w:sz w:val="22"/>
                <w:szCs w:val="22"/>
              </w:rPr>
            </w:pPr>
          </w:p>
          <w:p w14:paraId="4B5A82FC" w14:textId="13501A11" w:rsidR="004B2BCB" w:rsidRPr="009654EA" w:rsidRDefault="004B2BCB" w:rsidP="009654EA">
            <w:pPr>
              <w:rPr>
                <w:sz w:val="22"/>
                <w:szCs w:val="22"/>
              </w:rPr>
            </w:pPr>
            <w:r w:rsidRPr="009654EA">
              <w:rPr>
                <w:sz w:val="22"/>
                <w:szCs w:val="22"/>
              </w:rPr>
              <w:t>01-02-2021</w:t>
            </w:r>
          </w:p>
        </w:tc>
        <w:tc>
          <w:tcPr>
            <w:tcW w:w="660" w:type="dxa"/>
            <w:vMerge w:val="restart"/>
          </w:tcPr>
          <w:p w14:paraId="1692406A" w14:textId="77777777" w:rsidR="004B2BCB" w:rsidRPr="009654EA" w:rsidRDefault="004B2BCB" w:rsidP="00312DE7">
            <w:pPr>
              <w:jc w:val="center"/>
              <w:rPr>
                <w:sz w:val="22"/>
                <w:szCs w:val="22"/>
              </w:rPr>
            </w:pPr>
          </w:p>
          <w:p w14:paraId="27E33266" w14:textId="77777777" w:rsidR="004B2BCB" w:rsidRPr="009654EA" w:rsidRDefault="004B2BCB" w:rsidP="00312DE7">
            <w:pPr>
              <w:jc w:val="center"/>
              <w:rPr>
                <w:sz w:val="22"/>
                <w:szCs w:val="22"/>
              </w:rPr>
            </w:pPr>
          </w:p>
          <w:p w14:paraId="785611AF" w14:textId="77777777" w:rsidR="004B2BCB" w:rsidRPr="009654EA" w:rsidRDefault="004B2BCB" w:rsidP="00312DE7">
            <w:pPr>
              <w:jc w:val="center"/>
              <w:rPr>
                <w:sz w:val="22"/>
                <w:szCs w:val="22"/>
              </w:rPr>
            </w:pPr>
          </w:p>
          <w:p w14:paraId="012E8464" w14:textId="77777777" w:rsidR="004B2BCB" w:rsidRPr="009654EA" w:rsidRDefault="004B2BCB" w:rsidP="00312DE7">
            <w:pPr>
              <w:jc w:val="center"/>
              <w:rPr>
                <w:sz w:val="22"/>
                <w:szCs w:val="22"/>
              </w:rPr>
            </w:pPr>
          </w:p>
          <w:p w14:paraId="6A5FDD14" w14:textId="18F16EA6" w:rsidR="004B2BCB" w:rsidRPr="009654EA" w:rsidRDefault="004B2BCB" w:rsidP="00312DE7">
            <w:pPr>
              <w:jc w:val="center"/>
              <w:rPr>
                <w:sz w:val="22"/>
                <w:szCs w:val="22"/>
              </w:rPr>
            </w:pPr>
            <w:r w:rsidRPr="009654EA">
              <w:rPr>
                <w:sz w:val="22"/>
                <w:szCs w:val="22"/>
              </w:rPr>
              <w:t>7.08</w:t>
            </w:r>
          </w:p>
        </w:tc>
        <w:tc>
          <w:tcPr>
            <w:tcW w:w="920" w:type="dxa"/>
            <w:vMerge w:val="restart"/>
          </w:tcPr>
          <w:p w14:paraId="4F819AC7" w14:textId="77777777" w:rsidR="004B2BCB" w:rsidRPr="009654EA" w:rsidRDefault="004B2BCB" w:rsidP="00312DE7">
            <w:pPr>
              <w:jc w:val="center"/>
              <w:rPr>
                <w:sz w:val="22"/>
                <w:szCs w:val="22"/>
              </w:rPr>
            </w:pPr>
          </w:p>
          <w:p w14:paraId="52433C5D" w14:textId="77777777" w:rsidR="004B2BCB" w:rsidRPr="009654EA" w:rsidRDefault="004B2BCB" w:rsidP="00312DE7">
            <w:pPr>
              <w:jc w:val="center"/>
              <w:rPr>
                <w:sz w:val="22"/>
                <w:szCs w:val="22"/>
              </w:rPr>
            </w:pPr>
          </w:p>
          <w:p w14:paraId="6F978115" w14:textId="77777777" w:rsidR="004B2BCB" w:rsidRPr="009654EA" w:rsidRDefault="004B2BCB" w:rsidP="00312DE7">
            <w:pPr>
              <w:jc w:val="center"/>
              <w:rPr>
                <w:sz w:val="22"/>
                <w:szCs w:val="22"/>
              </w:rPr>
            </w:pPr>
          </w:p>
          <w:p w14:paraId="0AE20C57" w14:textId="77777777" w:rsidR="004B2BCB" w:rsidRPr="009654EA" w:rsidRDefault="004B2BCB" w:rsidP="00312DE7">
            <w:pPr>
              <w:jc w:val="center"/>
              <w:rPr>
                <w:sz w:val="22"/>
                <w:szCs w:val="22"/>
              </w:rPr>
            </w:pPr>
          </w:p>
          <w:p w14:paraId="7AB138CE" w14:textId="1D0010EB" w:rsidR="004B2BCB" w:rsidRPr="009654EA" w:rsidRDefault="004B2BCB" w:rsidP="00312DE7">
            <w:pPr>
              <w:jc w:val="center"/>
              <w:rPr>
                <w:sz w:val="22"/>
                <w:szCs w:val="22"/>
              </w:rPr>
            </w:pPr>
            <w:r w:rsidRPr="009654EA">
              <w:rPr>
                <w:sz w:val="22"/>
                <w:szCs w:val="22"/>
              </w:rPr>
              <w:t>17.7</w:t>
            </w:r>
          </w:p>
        </w:tc>
        <w:tc>
          <w:tcPr>
            <w:tcW w:w="1255" w:type="dxa"/>
            <w:vMerge w:val="restart"/>
          </w:tcPr>
          <w:p w14:paraId="6A5700B4" w14:textId="65416B51" w:rsidR="004B2BCB" w:rsidRPr="009654EA" w:rsidRDefault="004B2BCB" w:rsidP="009654EA">
            <w:pPr>
              <w:rPr>
                <w:b/>
                <w:bCs/>
                <w:sz w:val="22"/>
                <w:szCs w:val="22"/>
              </w:rPr>
            </w:pPr>
            <w:r w:rsidRPr="009654EA">
              <w:rPr>
                <w:sz w:val="22"/>
                <w:szCs w:val="22"/>
              </w:rPr>
              <w:t>Gat No. 291, Village-</w:t>
            </w:r>
            <w:proofErr w:type="spellStart"/>
            <w:r w:rsidRPr="009654EA">
              <w:rPr>
                <w:sz w:val="22"/>
                <w:szCs w:val="22"/>
              </w:rPr>
              <w:t>Gaurgoan</w:t>
            </w:r>
            <w:proofErr w:type="spellEnd"/>
            <w:r w:rsidRPr="009654EA">
              <w:rPr>
                <w:sz w:val="22"/>
                <w:szCs w:val="22"/>
              </w:rPr>
              <w:t>, Taluka-</w:t>
            </w:r>
            <w:proofErr w:type="spellStart"/>
            <w:r w:rsidRPr="009654EA">
              <w:rPr>
                <w:sz w:val="22"/>
                <w:szCs w:val="22"/>
              </w:rPr>
              <w:t>Kalamb</w:t>
            </w:r>
            <w:proofErr w:type="spellEnd"/>
            <w:r w:rsidRPr="009654EA">
              <w:rPr>
                <w:sz w:val="22"/>
                <w:szCs w:val="22"/>
              </w:rPr>
              <w:t xml:space="preserve">, District- Osmanabad 413507  </w:t>
            </w:r>
          </w:p>
        </w:tc>
      </w:tr>
      <w:tr w:rsidR="009654EA" w:rsidRPr="009654EA" w14:paraId="50FC77A2" w14:textId="26C2D8ED" w:rsidTr="009654EA">
        <w:tc>
          <w:tcPr>
            <w:tcW w:w="540" w:type="dxa"/>
            <w:vMerge/>
          </w:tcPr>
          <w:p w14:paraId="6F929804" w14:textId="77777777" w:rsidR="004B2BCB" w:rsidRPr="009654EA" w:rsidRDefault="004B2BCB" w:rsidP="009654EA">
            <w:pPr>
              <w:jc w:val="center"/>
              <w:rPr>
                <w:sz w:val="22"/>
                <w:szCs w:val="22"/>
              </w:rPr>
            </w:pPr>
          </w:p>
        </w:tc>
        <w:tc>
          <w:tcPr>
            <w:tcW w:w="594" w:type="dxa"/>
            <w:vMerge/>
          </w:tcPr>
          <w:p w14:paraId="65DECB82" w14:textId="77777777" w:rsidR="004B2BCB" w:rsidRPr="009654EA" w:rsidRDefault="004B2BCB" w:rsidP="009654EA">
            <w:pPr>
              <w:jc w:val="center"/>
              <w:rPr>
                <w:sz w:val="22"/>
                <w:szCs w:val="22"/>
              </w:rPr>
            </w:pPr>
          </w:p>
        </w:tc>
        <w:tc>
          <w:tcPr>
            <w:tcW w:w="2390" w:type="dxa"/>
          </w:tcPr>
          <w:p w14:paraId="2F323662" w14:textId="68586FA3" w:rsidR="004B2BCB" w:rsidRPr="009654EA" w:rsidRDefault="004B2BCB" w:rsidP="009654EA">
            <w:pPr>
              <w:rPr>
                <w:sz w:val="22"/>
                <w:szCs w:val="22"/>
              </w:rPr>
            </w:pPr>
            <w:r w:rsidRPr="009654EA">
              <w:rPr>
                <w:sz w:val="22"/>
                <w:szCs w:val="22"/>
                <w:lang w:val="en-IN"/>
              </w:rPr>
              <w:t>Shri Vedant Prasad Udgirkar</w:t>
            </w:r>
          </w:p>
        </w:tc>
        <w:tc>
          <w:tcPr>
            <w:tcW w:w="2516" w:type="dxa"/>
            <w:vMerge/>
          </w:tcPr>
          <w:p w14:paraId="345D269E" w14:textId="77777777" w:rsidR="004B2BCB" w:rsidRPr="009654EA" w:rsidRDefault="004B2BCB" w:rsidP="009654EA">
            <w:pPr>
              <w:jc w:val="center"/>
              <w:rPr>
                <w:sz w:val="22"/>
                <w:szCs w:val="22"/>
              </w:rPr>
            </w:pPr>
          </w:p>
        </w:tc>
        <w:tc>
          <w:tcPr>
            <w:tcW w:w="1332" w:type="dxa"/>
            <w:vMerge/>
          </w:tcPr>
          <w:p w14:paraId="749F4D24" w14:textId="38065052" w:rsidR="004B2BCB" w:rsidRPr="009654EA" w:rsidRDefault="004B2BCB" w:rsidP="009654EA">
            <w:pPr>
              <w:jc w:val="center"/>
              <w:rPr>
                <w:sz w:val="22"/>
                <w:szCs w:val="22"/>
              </w:rPr>
            </w:pPr>
          </w:p>
        </w:tc>
        <w:tc>
          <w:tcPr>
            <w:tcW w:w="660" w:type="dxa"/>
            <w:vMerge/>
          </w:tcPr>
          <w:p w14:paraId="1E5F64CD" w14:textId="11991379" w:rsidR="004B2BCB" w:rsidRPr="009654EA" w:rsidRDefault="004B2BCB" w:rsidP="00312DE7">
            <w:pPr>
              <w:jc w:val="center"/>
              <w:rPr>
                <w:sz w:val="22"/>
                <w:szCs w:val="22"/>
              </w:rPr>
            </w:pPr>
          </w:p>
        </w:tc>
        <w:tc>
          <w:tcPr>
            <w:tcW w:w="920" w:type="dxa"/>
            <w:vMerge/>
          </w:tcPr>
          <w:p w14:paraId="4CAAD6BA" w14:textId="495F3BFB" w:rsidR="004B2BCB" w:rsidRPr="009654EA" w:rsidRDefault="004B2BCB" w:rsidP="00312DE7">
            <w:pPr>
              <w:jc w:val="center"/>
              <w:rPr>
                <w:sz w:val="22"/>
                <w:szCs w:val="22"/>
              </w:rPr>
            </w:pPr>
          </w:p>
        </w:tc>
        <w:tc>
          <w:tcPr>
            <w:tcW w:w="1255" w:type="dxa"/>
            <w:vMerge/>
          </w:tcPr>
          <w:p w14:paraId="1C08C647" w14:textId="77777777" w:rsidR="004B2BCB" w:rsidRPr="009654EA" w:rsidRDefault="004B2BCB" w:rsidP="009654EA">
            <w:pPr>
              <w:rPr>
                <w:b/>
                <w:bCs/>
                <w:sz w:val="22"/>
                <w:szCs w:val="22"/>
              </w:rPr>
            </w:pPr>
          </w:p>
        </w:tc>
      </w:tr>
      <w:tr w:rsidR="009654EA" w:rsidRPr="009654EA" w14:paraId="40539607" w14:textId="77777777" w:rsidTr="009654EA">
        <w:tc>
          <w:tcPr>
            <w:tcW w:w="540" w:type="dxa"/>
            <w:vMerge/>
          </w:tcPr>
          <w:p w14:paraId="729C1E54" w14:textId="77777777" w:rsidR="004B2BCB" w:rsidRPr="009654EA" w:rsidRDefault="004B2BCB" w:rsidP="009654EA">
            <w:pPr>
              <w:jc w:val="center"/>
              <w:rPr>
                <w:sz w:val="22"/>
                <w:szCs w:val="22"/>
              </w:rPr>
            </w:pPr>
          </w:p>
        </w:tc>
        <w:tc>
          <w:tcPr>
            <w:tcW w:w="594" w:type="dxa"/>
            <w:vMerge/>
          </w:tcPr>
          <w:p w14:paraId="6A4460EB" w14:textId="77777777" w:rsidR="004B2BCB" w:rsidRPr="009654EA" w:rsidRDefault="004B2BCB" w:rsidP="009654EA">
            <w:pPr>
              <w:jc w:val="center"/>
              <w:rPr>
                <w:sz w:val="22"/>
                <w:szCs w:val="22"/>
              </w:rPr>
            </w:pPr>
          </w:p>
        </w:tc>
        <w:tc>
          <w:tcPr>
            <w:tcW w:w="2390" w:type="dxa"/>
          </w:tcPr>
          <w:p w14:paraId="3E461DA4" w14:textId="77777777" w:rsidR="004B2BCB" w:rsidRPr="009654EA" w:rsidRDefault="004B2BCB" w:rsidP="009654EA">
            <w:pPr>
              <w:rPr>
                <w:sz w:val="22"/>
                <w:szCs w:val="22"/>
                <w:lang w:val="en-IN"/>
              </w:rPr>
            </w:pPr>
          </w:p>
          <w:p w14:paraId="5C47007E" w14:textId="14814523" w:rsidR="004B2BCB" w:rsidRPr="009654EA" w:rsidRDefault="004B2BCB" w:rsidP="009654EA">
            <w:pPr>
              <w:rPr>
                <w:sz w:val="22"/>
                <w:szCs w:val="22"/>
              </w:rPr>
            </w:pPr>
            <w:r w:rsidRPr="009654EA">
              <w:rPr>
                <w:sz w:val="22"/>
                <w:szCs w:val="22"/>
                <w:lang w:val="en-IN"/>
              </w:rPr>
              <w:t xml:space="preserve">Sow Neeta Vipul </w:t>
            </w:r>
            <w:proofErr w:type="spellStart"/>
            <w:r w:rsidRPr="009654EA">
              <w:rPr>
                <w:sz w:val="22"/>
                <w:szCs w:val="22"/>
                <w:lang w:val="en-IN"/>
              </w:rPr>
              <w:t>Joisher</w:t>
            </w:r>
            <w:proofErr w:type="spellEnd"/>
          </w:p>
        </w:tc>
        <w:tc>
          <w:tcPr>
            <w:tcW w:w="2516" w:type="dxa"/>
            <w:vMerge/>
          </w:tcPr>
          <w:p w14:paraId="2AEADBE8" w14:textId="77777777" w:rsidR="004B2BCB" w:rsidRPr="009654EA" w:rsidRDefault="004B2BCB" w:rsidP="009654EA">
            <w:pPr>
              <w:jc w:val="center"/>
              <w:rPr>
                <w:sz w:val="22"/>
                <w:szCs w:val="22"/>
              </w:rPr>
            </w:pPr>
          </w:p>
        </w:tc>
        <w:tc>
          <w:tcPr>
            <w:tcW w:w="1332" w:type="dxa"/>
            <w:vMerge/>
          </w:tcPr>
          <w:p w14:paraId="0F032FF9" w14:textId="77777777" w:rsidR="004B2BCB" w:rsidRPr="009654EA" w:rsidRDefault="004B2BCB" w:rsidP="009654EA">
            <w:pPr>
              <w:jc w:val="center"/>
              <w:rPr>
                <w:sz w:val="22"/>
                <w:szCs w:val="22"/>
              </w:rPr>
            </w:pPr>
          </w:p>
        </w:tc>
        <w:tc>
          <w:tcPr>
            <w:tcW w:w="660" w:type="dxa"/>
            <w:vMerge/>
          </w:tcPr>
          <w:p w14:paraId="08540B06" w14:textId="77777777" w:rsidR="004B2BCB" w:rsidRPr="009654EA" w:rsidRDefault="004B2BCB" w:rsidP="00312DE7">
            <w:pPr>
              <w:jc w:val="center"/>
              <w:rPr>
                <w:sz w:val="22"/>
                <w:szCs w:val="22"/>
              </w:rPr>
            </w:pPr>
          </w:p>
        </w:tc>
        <w:tc>
          <w:tcPr>
            <w:tcW w:w="920" w:type="dxa"/>
            <w:vMerge/>
          </w:tcPr>
          <w:p w14:paraId="1B379510" w14:textId="77777777" w:rsidR="004B2BCB" w:rsidRPr="009654EA" w:rsidRDefault="004B2BCB" w:rsidP="00312DE7">
            <w:pPr>
              <w:jc w:val="center"/>
              <w:rPr>
                <w:sz w:val="22"/>
                <w:szCs w:val="22"/>
              </w:rPr>
            </w:pPr>
          </w:p>
        </w:tc>
        <w:tc>
          <w:tcPr>
            <w:tcW w:w="1255" w:type="dxa"/>
            <w:vMerge/>
          </w:tcPr>
          <w:p w14:paraId="3E5E3CE9" w14:textId="77777777" w:rsidR="004B2BCB" w:rsidRPr="009654EA" w:rsidRDefault="004B2BCB" w:rsidP="009654EA">
            <w:pPr>
              <w:rPr>
                <w:b/>
                <w:bCs/>
                <w:sz w:val="22"/>
                <w:szCs w:val="22"/>
              </w:rPr>
            </w:pPr>
          </w:p>
        </w:tc>
      </w:tr>
      <w:tr w:rsidR="009654EA" w:rsidRPr="009654EA" w14:paraId="1F6A75FB" w14:textId="77777777" w:rsidTr="009654EA">
        <w:trPr>
          <w:trHeight w:val="2102"/>
        </w:trPr>
        <w:tc>
          <w:tcPr>
            <w:tcW w:w="540" w:type="dxa"/>
          </w:tcPr>
          <w:p w14:paraId="4DE5FCE0" w14:textId="77777777" w:rsidR="004B2BCB" w:rsidRPr="009654EA" w:rsidRDefault="004B2BCB" w:rsidP="009654EA">
            <w:pPr>
              <w:jc w:val="center"/>
              <w:rPr>
                <w:sz w:val="22"/>
                <w:szCs w:val="22"/>
              </w:rPr>
            </w:pPr>
          </w:p>
          <w:p w14:paraId="5647EF1B" w14:textId="77777777" w:rsidR="004B2BCB" w:rsidRPr="009654EA" w:rsidRDefault="004B2BCB" w:rsidP="009654EA">
            <w:pPr>
              <w:jc w:val="center"/>
              <w:rPr>
                <w:sz w:val="22"/>
                <w:szCs w:val="22"/>
              </w:rPr>
            </w:pPr>
          </w:p>
          <w:p w14:paraId="1CC46F06" w14:textId="77777777" w:rsidR="004B2BCB" w:rsidRPr="009654EA" w:rsidRDefault="004B2BCB" w:rsidP="009654EA">
            <w:pPr>
              <w:jc w:val="center"/>
              <w:rPr>
                <w:sz w:val="22"/>
                <w:szCs w:val="22"/>
              </w:rPr>
            </w:pPr>
          </w:p>
          <w:p w14:paraId="5A5EC4F5" w14:textId="36E3F37A" w:rsidR="004B2BCB" w:rsidRPr="009654EA" w:rsidRDefault="004B2BCB" w:rsidP="009654EA">
            <w:pPr>
              <w:jc w:val="center"/>
              <w:rPr>
                <w:sz w:val="22"/>
                <w:szCs w:val="22"/>
              </w:rPr>
            </w:pPr>
            <w:r w:rsidRPr="009654EA">
              <w:rPr>
                <w:sz w:val="22"/>
                <w:szCs w:val="22"/>
              </w:rPr>
              <w:t>3</w:t>
            </w:r>
          </w:p>
        </w:tc>
        <w:tc>
          <w:tcPr>
            <w:tcW w:w="594" w:type="dxa"/>
          </w:tcPr>
          <w:p w14:paraId="50CF3EC0" w14:textId="77777777" w:rsidR="004B2BCB" w:rsidRPr="009654EA" w:rsidRDefault="004B2BCB" w:rsidP="009654EA">
            <w:pPr>
              <w:jc w:val="center"/>
              <w:rPr>
                <w:sz w:val="22"/>
                <w:szCs w:val="22"/>
              </w:rPr>
            </w:pPr>
          </w:p>
          <w:p w14:paraId="5D2E99F5" w14:textId="77777777" w:rsidR="004B2BCB" w:rsidRPr="009654EA" w:rsidRDefault="004B2BCB" w:rsidP="009654EA">
            <w:pPr>
              <w:jc w:val="center"/>
              <w:rPr>
                <w:sz w:val="22"/>
                <w:szCs w:val="22"/>
              </w:rPr>
            </w:pPr>
          </w:p>
          <w:p w14:paraId="0F531E8F" w14:textId="77777777" w:rsidR="004B2BCB" w:rsidRPr="009654EA" w:rsidRDefault="004B2BCB" w:rsidP="009654EA">
            <w:pPr>
              <w:jc w:val="center"/>
              <w:rPr>
                <w:sz w:val="22"/>
                <w:szCs w:val="22"/>
              </w:rPr>
            </w:pPr>
          </w:p>
          <w:p w14:paraId="00B6CE70" w14:textId="5FD52757" w:rsidR="004B2BCB" w:rsidRPr="009654EA" w:rsidRDefault="004B2BCB" w:rsidP="009654EA">
            <w:pPr>
              <w:jc w:val="center"/>
              <w:rPr>
                <w:sz w:val="22"/>
                <w:szCs w:val="22"/>
              </w:rPr>
            </w:pPr>
            <w:r w:rsidRPr="009654EA">
              <w:rPr>
                <w:sz w:val="22"/>
                <w:szCs w:val="22"/>
              </w:rPr>
              <w:t>292</w:t>
            </w:r>
          </w:p>
        </w:tc>
        <w:tc>
          <w:tcPr>
            <w:tcW w:w="2390" w:type="dxa"/>
          </w:tcPr>
          <w:p w14:paraId="141C9D56" w14:textId="77777777" w:rsidR="004B2BCB" w:rsidRPr="009654EA" w:rsidRDefault="004B2BCB" w:rsidP="009654EA">
            <w:pPr>
              <w:rPr>
                <w:sz w:val="22"/>
                <w:szCs w:val="22"/>
                <w:lang w:val="en-IN"/>
              </w:rPr>
            </w:pPr>
          </w:p>
          <w:p w14:paraId="4EB33505" w14:textId="77777777" w:rsidR="004B2BCB" w:rsidRPr="009654EA" w:rsidRDefault="004B2BCB" w:rsidP="009654EA">
            <w:pPr>
              <w:rPr>
                <w:sz w:val="22"/>
                <w:szCs w:val="22"/>
                <w:lang w:val="en-IN"/>
              </w:rPr>
            </w:pPr>
          </w:p>
          <w:p w14:paraId="1B3CE731" w14:textId="77777777" w:rsidR="004B2BCB" w:rsidRPr="009654EA" w:rsidRDefault="004B2BCB" w:rsidP="009654EA">
            <w:pPr>
              <w:rPr>
                <w:sz w:val="22"/>
                <w:szCs w:val="22"/>
                <w:lang w:val="en-IN"/>
              </w:rPr>
            </w:pPr>
          </w:p>
          <w:p w14:paraId="001A5397" w14:textId="4C05F2B5" w:rsidR="004B2BCB" w:rsidRPr="009654EA" w:rsidRDefault="004B2BCB" w:rsidP="009654EA">
            <w:pPr>
              <w:rPr>
                <w:sz w:val="22"/>
                <w:szCs w:val="22"/>
              </w:rPr>
            </w:pPr>
            <w:r w:rsidRPr="009654EA">
              <w:rPr>
                <w:sz w:val="22"/>
                <w:szCs w:val="22"/>
                <w:lang w:val="en-IN"/>
              </w:rPr>
              <w:t xml:space="preserve">Sri Pramod </w:t>
            </w:r>
            <w:proofErr w:type="spellStart"/>
            <w:r w:rsidRPr="009654EA">
              <w:rPr>
                <w:sz w:val="22"/>
                <w:szCs w:val="22"/>
                <w:lang w:val="en-IN"/>
              </w:rPr>
              <w:t>Marutirao</w:t>
            </w:r>
            <w:proofErr w:type="spellEnd"/>
            <w:r w:rsidRPr="009654EA">
              <w:rPr>
                <w:sz w:val="22"/>
                <w:szCs w:val="22"/>
                <w:lang w:val="en-IN"/>
              </w:rPr>
              <w:t xml:space="preserve"> Chintawar</w:t>
            </w:r>
          </w:p>
        </w:tc>
        <w:tc>
          <w:tcPr>
            <w:tcW w:w="2516" w:type="dxa"/>
            <w:vMerge/>
          </w:tcPr>
          <w:p w14:paraId="0D05847A" w14:textId="77777777" w:rsidR="004B2BCB" w:rsidRPr="009654EA" w:rsidRDefault="004B2BCB" w:rsidP="009654EA">
            <w:pPr>
              <w:jc w:val="center"/>
              <w:rPr>
                <w:sz w:val="22"/>
                <w:szCs w:val="22"/>
              </w:rPr>
            </w:pPr>
          </w:p>
        </w:tc>
        <w:tc>
          <w:tcPr>
            <w:tcW w:w="1332" w:type="dxa"/>
          </w:tcPr>
          <w:p w14:paraId="38B5F148" w14:textId="77777777" w:rsidR="004B2BCB" w:rsidRPr="009654EA" w:rsidRDefault="004B2BCB" w:rsidP="009654EA">
            <w:pPr>
              <w:jc w:val="center"/>
              <w:rPr>
                <w:sz w:val="22"/>
                <w:szCs w:val="22"/>
              </w:rPr>
            </w:pPr>
          </w:p>
          <w:p w14:paraId="1E6EF08D" w14:textId="77777777" w:rsidR="004B2BCB" w:rsidRPr="009654EA" w:rsidRDefault="004B2BCB" w:rsidP="009654EA">
            <w:pPr>
              <w:jc w:val="center"/>
              <w:rPr>
                <w:sz w:val="22"/>
                <w:szCs w:val="22"/>
              </w:rPr>
            </w:pPr>
          </w:p>
          <w:p w14:paraId="5B5334BF" w14:textId="77777777" w:rsidR="004B2BCB" w:rsidRPr="009654EA" w:rsidRDefault="004B2BCB" w:rsidP="009654EA">
            <w:pPr>
              <w:jc w:val="center"/>
              <w:rPr>
                <w:sz w:val="22"/>
                <w:szCs w:val="22"/>
              </w:rPr>
            </w:pPr>
          </w:p>
          <w:p w14:paraId="0F8C4378" w14:textId="77777777" w:rsidR="004B2BCB" w:rsidRPr="009654EA" w:rsidRDefault="004B2BCB" w:rsidP="009654EA">
            <w:pPr>
              <w:jc w:val="center"/>
              <w:rPr>
                <w:sz w:val="22"/>
                <w:szCs w:val="22"/>
              </w:rPr>
            </w:pPr>
          </w:p>
          <w:p w14:paraId="27B7F946" w14:textId="221B6206" w:rsidR="004B2BCB" w:rsidRPr="009654EA" w:rsidRDefault="004B2BCB" w:rsidP="009654EA">
            <w:pPr>
              <w:jc w:val="center"/>
              <w:rPr>
                <w:sz w:val="22"/>
                <w:szCs w:val="22"/>
              </w:rPr>
            </w:pPr>
            <w:r w:rsidRPr="009654EA">
              <w:rPr>
                <w:sz w:val="22"/>
                <w:szCs w:val="22"/>
              </w:rPr>
              <w:t>01-02-2021</w:t>
            </w:r>
          </w:p>
        </w:tc>
        <w:tc>
          <w:tcPr>
            <w:tcW w:w="660" w:type="dxa"/>
          </w:tcPr>
          <w:p w14:paraId="436D6AB6" w14:textId="77777777" w:rsidR="004B2BCB" w:rsidRPr="009654EA" w:rsidRDefault="004B2BCB" w:rsidP="00312DE7">
            <w:pPr>
              <w:jc w:val="center"/>
              <w:rPr>
                <w:sz w:val="22"/>
                <w:szCs w:val="22"/>
              </w:rPr>
            </w:pPr>
          </w:p>
          <w:p w14:paraId="3A2495B6" w14:textId="77777777" w:rsidR="004B2BCB" w:rsidRPr="009654EA" w:rsidRDefault="004B2BCB" w:rsidP="00312DE7">
            <w:pPr>
              <w:jc w:val="center"/>
              <w:rPr>
                <w:sz w:val="22"/>
                <w:szCs w:val="22"/>
              </w:rPr>
            </w:pPr>
          </w:p>
          <w:p w14:paraId="42DEF43E" w14:textId="77777777" w:rsidR="004B2BCB" w:rsidRPr="009654EA" w:rsidRDefault="004B2BCB" w:rsidP="00312DE7">
            <w:pPr>
              <w:jc w:val="center"/>
              <w:rPr>
                <w:sz w:val="22"/>
                <w:szCs w:val="22"/>
              </w:rPr>
            </w:pPr>
          </w:p>
          <w:p w14:paraId="439C3680" w14:textId="77777777" w:rsidR="004B2BCB" w:rsidRPr="009654EA" w:rsidRDefault="004B2BCB" w:rsidP="00312DE7">
            <w:pPr>
              <w:jc w:val="center"/>
              <w:rPr>
                <w:sz w:val="22"/>
                <w:szCs w:val="22"/>
              </w:rPr>
            </w:pPr>
          </w:p>
          <w:p w14:paraId="57E2C24D" w14:textId="2554DC82" w:rsidR="004B2BCB" w:rsidRPr="009654EA" w:rsidRDefault="004B2BCB" w:rsidP="00312DE7">
            <w:pPr>
              <w:jc w:val="center"/>
              <w:rPr>
                <w:sz w:val="22"/>
                <w:szCs w:val="22"/>
              </w:rPr>
            </w:pPr>
            <w:r w:rsidRPr="009654EA">
              <w:rPr>
                <w:sz w:val="22"/>
                <w:szCs w:val="22"/>
              </w:rPr>
              <w:t>1.53</w:t>
            </w:r>
          </w:p>
        </w:tc>
        <w:tc>
          <w:tcPr>
            <w:tcW w:w="920" w:type="dxa"/>
          </w:tcPr>
          <w:p w14:paraId="6B73DDA3" w14:textId="77777777" w:rsidR="004B2BCB" w:rsidRPr="009654EA" w:rsidRDefault="004B2BCB" w:rsidP="00312DE7">
            <w:pPr>
              <w:jc w:val="center"/>
              <w:rPr>
                <w:sz w:val="22"/>
                <w:szCs w:val="22"/>
              </w:rPr>
            </w:pPr>
          </w:p>
          <w:p w14:paraId="4D1CA59F" w14:textId="77777777" w:rsidR="004B2BCB" w:rsidRPr="009654EA" w:rsidRDefault="004B2BCB" w:rsidP="00312DE7">
            <w:pPr>
              <w:jc w:val="center"/>
              <w:rPr>
                <w:sz w:val="22"/>
                <w:szCs w:val="22"/>
              </w:rPr>
            </w:pPr>
          </w:p>
          <w:p w14:paraId="38A0C705" w14:textId="77777777" w:rsidR="004B2BCB" w:rsidRPr="009654EA" w:rsidRDefault="004B2BCB" w:rsidP="00312DE7">
            <w:pPr>
              <w:jc w:val="center"/>
              <w:rPr>
                <w:sz w:val="22"/>
                <w:szCs w:val="22"/>
              </w:rPr>
            </w:pPr>
          </w:p>
          <w:p w14:paraId="13954DFE" w14:textId="77777777" w:rsidR="004B2BCB" w:rsidRPr="009654EA" w:rsidRDefault="004B2BCB" w:rsidP="00312DE7">
            <w:pPr>
              <w:jc w:val="center"/>
              <w:rPr>
                <w:sz w:val="22"/>
                <w:szCs w:val="22"/>
              </w:rPr>
            </w:pPr>
          </w:p>
          <w:p w14:paraId="3144F5F1" w14:textId="0AFFD4D9" w:rsidR="004B2BCB" w:rsidRPr="009654EA" w:rsidRDefault="004B2BCB" w:rsidP="00312DE7">
            <w:pPr>
              <w:jc w:val="center"/>
              <w:rPr>
                <w:sz w:val="22"/>
                <w:szCs w:val="22"/>
              </w:rPr>
            </w:pPr>
            <w:r w:rsidRPr="009654EA">
              <w:rPr>
                <w:sz w:val="22"/>
                <w:szCs w:val="22"/>
              </w:rPr>
              <w:t>3.83</w:t>
            </w:r>
          </w:p>
        </w:tc>
        <w:tc>
          <w:tcPr>
            <w:tcW w:w="1255" w:type="dxa"/>
          </w:tcPr>
          <w:p w14:paraId="3D9BDC98" w14:textId="19BEF43F" w:rsidR="004B2BCB" w:rsidRPr="009654EA" w:rsidRDefault="004B2BCB" w:rsidP="009654EA">
            <w:pPr>
              <w:rPr>
                <w:b/>
                <w:bCs/>
                <w:sz w:val="22"/>
                <w:szCs w:val="22"/>
              </w:rPr>
            </w:pPr>
            <w:r w:rsidRPr="009654EA">
              <w:rPr>
                <w:sz w:val="22"/>
                <w:szCs w:val="22"/>
              </w:rPr>
              <w:t>Gat No. 292, Village-</w:t>
            </w:r>
            <w:proofErr w:type="spellStart"/>
            <w:r w:rsidRPr="009654EA">
              <w:rPr>
                <w:sz w:val="22"/>
                <w:szCs w:val="22"/>
              </w:rPr>
              <w:t>Gaurgoan</w:t>
            </w:r>
            <w:proofErr w:type="spellEnd"/>
            <w:r w:rsidRPr="009654EA">
              <w:rPr>
                <w:sz w:val="22"/>
                <w:szCs w:val="22"/>
              </w:rPr>
              <w:t>, Taluka-</w:t>
            </w:r>
            <w:proofErr w:type="spellStart"/>
            <w:r w:rsidRPr="009654EA">
              <w:rPr>
                <w:sz w:val="22"/>
                <w:szCs w:val="22"/>
              </w:rPr>
              <w:t>Kalamb</w:t>
            </w:r>
            <w:proofErr w:type="spellEnd"/>
            <w:r w:rsidRPr="009654EA">
              <w:rPr>
                <w:sz w:val="22"/>
                <w:szCs w:val="22"/>
              </w:rPr>
              <w:t xml:space="preserve">, District- Osmanabad 413507  </w:t>
            </w:r>
          </w:p>
        </w:tc>
      </w:tr>
      <w:tr w:rsidR="009654EA" w:rsidRPr="009654EA" w14:paraId="22964453" w14:textId="77777777" w:rsidTr="009654EA">
        <w:trPr>
          <w:trHeight w:val="391"/>
        </w:trPr>
        <w:tc>
          <w:tcPr>
            <w:tcW w:w="540" w:type="dxa"/>
          </w:tcPr>
          <w:p w14:paraId="6DA25166" w14:textId="77777777" w:rsidR="004B2BCB" w:rsidRPr="009654EA" w:rsidRDefault="004B2BCB" w:rsidP="009654EA">
            <w:pPr>
              <w:jc w:val="center"/>
              <w:rPr>
                <w:b/>
                <w:bCs/>
                <w:sz w:val="22"/>
                <w:szCs w:val="22"/>
              </w:rPr>
            </w:pPr>
          </w:p>
        </w:tc>
        <w:tc>
          <w:tcPr>
            <w:tcW w:w="594" w:type="dxa"/>
          </w:tcPr>
          <w:p w14:paraId="0719A8D9" w14:textId="77777777" w:rsidR="004B2BCB" w:rsidRPr="009654EA" w:rsidRDefault="004B2BCB" w:rsidP="009654EA">
            <w:pPr>
              <w:jc w:val="center"/>
              <w:rPr>
                <w:b/>
                <w:bCs/>
                <w:sz w:val="22"/>
                <w:szCs w:val="22"/>
              </w:rPr>
            </w:pPr>
          </w:p>
        </w:tc>
        <w:tc>
          <w:tcPr>
            <w:tcW w:w="2390" w:type="dxa"/>
          </w:tcPr>
          <w:p w14:paraId="7E6F4ACB" w14:textId="28FDF3EB" w:rsidR="004B2BCB" w:rsidRPr="009654EA" w:rsidRDefault="004B2BCB" w:rsidP="009654EA">
            <w:pPr>
              <w:jc w:val="center"/>
              <w:rPr>
                <w:b/>
                <w:bCs/>
                <w:sz w:val="22"/>
                <w:szCs w:val="22"/>
              </w:rPr>
            </w:pPr>
            <w:r w:rsidRPr="009654EA">
              <w:rPr>
                <w:b/>
                <w:bCs/>
                <w:sz w:val="22"/>
                <w:szCs w:val="22"/>
              </w:rPr>
              <w:t>Total</w:t>
            </w:r>
          </w:p>
        </w:tc>
        <w:tc>
          <w:tcPr>
            <w:tcW w:w="2516" w:type="dxa"/>
          </w:tcPr>
          <w:p w14:paraId="0E955645" w14:textId="77777777" w:rsidR="004B2BCB" w:rsidRPr="009654EA" w:rsidRDefault="004B2BCB" w:rsidP="009654EA">
            <w:pPr>
              <w:jc w:val="center"/>
              <w:rPr>
                <w:b/>
                <w:bCs/>
                <w:sz w:val="22"/>
                <w:szCs w:val="22"/>
              </w:rPr>
            </w:pPr>
          </w:p>
        </w:tc>
        <w:tc>
          <w:tcPr>
            <w:tcW w:w="1332" w:type="dxa"/>
          </w:tcPr>
          <w:p w14:paraId="121B46BF" w14:textId="77777777" w:rsidR="004B2BCB" w:rsidRPr="009654EA" w:rsidRDefault="004B2BCB" w:rsidP="009654EA">
            <w:pPr>
              <w:jc w:val="center"/>
              <w:rPr>
                <w:b/>
                <w:bCs/>
                <w:sz w:val="22"/>
                <w:szCs w:val="22"/>
              </w:rPr>
            </w:pPr>
          </w:p>
        </w:tc>
        <w:tc>
          <w:tcPr>
            <w:tcW w:w="660" w:type="dxa"/>
          </w:tcPr>
          <w:p w14:paraId="3B75D146" w14:textId="293E1933" w:rsidR="004B2BCB" w:rsidRPr="009654EA" w:rsidRDefault="004B2BCB" w:rsidP="009654EA">
            <w:pPr>
              <w:jc w:val="center"/>
              <w:rPr>
                <w:b/>
                <w:bCs/>
                <w:sz w:val="22"/>
                <w:szCs w:val="22"/>
              </w:rPr>
            </w:pPr>
            <w:r w:rsidRPr="009654EA">
              <w:rPr>
                <w:b/>
                <w:bCs/>
                <w:sz w:val="22"/>
                <w:szCs w:val="22"/>
              </w:rPr>
              <w:t>16.71</w:t>
            </w:r>
          </w:p>
        </w:tc>
        <w:tc>
          <w:tcPr>
            <w:tcW w:w="920" w:type="dxa"/>
          </w:tcPr>
          <w:p w14:paraId="31EA33A3" w14:textId="6BFC7CE1" w:rsidR="004B2BCB" w:rsidRPr="009654EA" w:rsidRDefault="004B2BCB" w:rsidP="009654EA">
            <w:pPr>
              <w:jc w:val="center"/>
              <w:rPr>
                <w:b/>
                <w:bCs/>
                <w:sz w:val="22"/>
                <w:szCs w:val="22"/>
              </w:rPr>
            </w:pPr>
            <w:r w:rsidRPr="009654EA">
              <w:rPr>
                <w:b/>
                <w:bCs/>
                <w:sz w:val="22"/>
                <w:szCs w:val="22"/>
              </w:rPr>
              <w:t>41.8</w:t>
            </w:r>
          </w:p>
        </w:tc>
        <w:tc>
          <w:tcPr>
            <w:tcW w:w="1255" w:type="dxa"/>
          </w:tcPr>
          <w:p w14:paraId="00CBB974" w14:textId="77777777" w:rsidR="004B2BCB" w:rsidRPr="009654EA" w:rsidRDefault="004B2BCB" w:rsidP="009654EA">
            <w:pPr>
              <w:jc w:val="center"/>
              <w:rPr>
                <w:b/>
                <w:bCs/>
                <w:sz w:val="22"/>
                <w:szCs w:val="22"/>
              </w:rPr>
            </w:pPr>
          </w:p>
        </w:tc>
      </w:tr>
    </w:tbl>
    <w:p w14:paraId="5C48F176" w14:textId="77777777" w:rsidR="00F82F1B" w:rsidRDefault="00F82F1B" w:rsidP="00A80C77">
      <w:pPr>
        <w:spacing w:after="0" w:line="240" w:lineRule="auto"/>
        <w:jc w:val="center"/>
        <w:rPr>
          <w:rFonts w:ascii="Times New Roman" w:hAnsi="Times New Roman" w:cs="Times New Roman"/>
          <w:b/>
          <w:bCs/>
          <w:sz w:val="22"/>
          <w:szCs w:val="22"/>
        </w:rPr>
      </w:pPr>
    </w:p>
    <w:p w14:paraId="44F2D093" w14:textId="77777777" w:rsidR="00C17F05" w:rsidRPr="00A80C77" w:rsidRDefault="00C17F05" w:rsidP="00A80C77">
      <w:pPr>
        <w:spacing w:after="0" w:line="240" w:lineRule="auto"/>
        <w:jc w:val="center"/>
        <w:rPr>
          <w:rFonts w:ascii="Times New Roman" w:hAnsi="Times New Roman" w:cs="Times New Roman"/>
          <w:b/>
          <w:bCs/>
          <w:sz w:val="22"/>
          <w:szCs w:val="22"/>
        </w:rPr>
      </w:pPr>
    </w:p>
    <w:p w14:paraId="6A6BAAD2" w14:textId="77777777" w:rsidR="00A80C77" w:rsidRPr="00FA0A70" w:rsidRDefault="00A80C77" w:rsidP="00A80C77">
      <w:pPr>
        <w:rPr>
          <w:rFonts w:ascii="Times New Roman" w:hAnsi="Times New Roman" w:cs="Times New Roman"/>
          <w:sz w:val="22"/>
          <w:szCs w:val="22"/>
          <w:lang w:val="en-GB"/>
        </w:rPr>
      </w:pPr>
    </w:p>
    <w:p w14:paraId="1CC3371D" w14:textId="0564E438" w:rsidR="00CB3C7E" w:rsidRPr="00641722" w:rsidRDefault="00641722" w:rsidP="00641722">
      <w:pPr>
        <w:pStyle w:val="ListParagraph"/>
        <w:tabs>
          <w:tab w:val="center" w:pos="4680"/>
          <w:tab w:val="left" w:pos="7453"/>
        </w:tabs>
        <w:jc w:val="both"/>
        <w:rPr>
          <w:rFonts w:ascii="Times New Roman" w:hAnsi="Times New Roman" w:cs="Times New Roman"/>
          <w:sz w:val="22"/>
          <w:szCs w:val="22"/>
        </w:rPr>
      </w:pPr>
      <w:r w:rsidRPr="00FA0A70">
        <w:rPr>
          <w:rFonts w:ascii="Times New Roman" w:hAnsi="Times New Roman" w:cs="Times New Roman"/>
          <w:sz w:val="22"/>
          <w:szCs w:val="22"/>
        </w:rPr>
        <w:t xml:space="preserve"> </w:t>
      </w:r>
      <w:r w:rsidR="00CB3C7E" w:rsidRPr="00F12F2F">
        <w:rPr>
          <w:rFonts w:ascii="Times New Roman" w:hAnsi="Times New Roman" w:cs="Times New Roman"/>
          <w:b/>
          <w:bCs/>
          <w:sz w:val="22"/>
          <w:lang w:val="en-US"/>
        </w:rPr>
        <w:br w:type="page"/>
      </w:r>
    </w:p>
    <w:p w14:paraId="3361BB48" w14:textId="103357FD" w:rsidR="00184B54" w:rsidRPr="00F12F2F" w:rsidRDefault="00B53DB4" w:rsidP="00526A5A">
      <w:pPr>
        <w:tabs>
          <w:tab w:val="left" w:pos="2550"/>
        </w:tabs>
        <w:spacing w:line="240" w:lineRule="auto"/>
        <w:jc w:val="center"/>
        <w:rPr>
          <w:rFonts w:ascii="Times New Roman" w:hAnsi="Times New Roman" w:cs="Times New Roman"/>
          <w:b/>
          <w:bCs/>
          <w:sz w:val="22"/>
          <w:lang w:val="en-US"/>
        </w:rPr>
      </w:pPr>
      <w:r w:rsidRPr="00F12F2F">
        <w:rPr>
          <w:rFonts w:ascii="Times New Roman" w:hAnsi="Times New Roman" w:cs="Times New Roman"/>
          <w:b/>
          <w:bCs/>
          <w:sz w:val="22"/>
          <w:lang w:val="en-US"/>
        </w:rPr>
        <w:lastRenderedPageBreak/>
        <w:t>SCHEDULE II</w:t>
      </w:r>
      <w:r w:rsidR="00FA7CEA" w:rsidRPr="00F12F2F">
        <w:rPr>
          <w:rFonts w:ascii="Times New Roman" w:hAnsi="Times New Roman" w:cs="Times New Roman"/>
          <w:b/>
          <w:bCs/>
          <w:sz w:val="22"/>
          <w:lang w:val="en-US"/>
        </w:rPr>
        <w:t>I</w:t>
      </w:r>
    </w:p>
    <w:p w14:paraId="3C283D4B" w14:textId="77777777" w:rsidR="00430281" w:rsidRDefault="00430281" w:rsidP="00526A5A">
      <w:pPr>
        <w:tabs>
          <w:tab w:val="left" w:pos="2550"/>
        </w:tabs>
        <w:spacing w:line="240" w:lineRule="auto"/>
        <w:jc w:val="center"/>
        <w:rPr>
          <w:rFonts w:ascii="Times New Roman" w:hAnsi="Times New Roman" w:cs="Times New Roman"/>
          <w:b/>
          <w:bCs/>
          <w:sz w:val="22"/>
        </w:rPr>
      </w:pPr>
    </w:p>
    <w:p w14:paraId="60FB79B5" w14:textId="333CBCEA" w:rsidR="000002E6" w:rsidRPr="00F12F2F" w:rsidRDefault="00141F94" w:rsidP="00526A5A">
      <w:pPr>
        <w:tabs>
          <w:tab w:val="left" w:pos="2550"/>
        </w:tabs>
        <w:spacing w:line="240" w:lineRule="auto"/>
        <w:jc w:val="center"/>
        <w:rPr>
          <w:rFonts w:ascii="Times New Roman" w:hAnsi="Times New Roman" w:cs="Times New Roman"/>
          <w:b/>
          <w:bCs/>
          <w:sz w:val="22"/>
        </w:rPr>
      </w:pPr>
      <w:r w:rsidRPr="00F12F2F">
        <w:rPr>
          <w:rFonts w:ascii="Times New Roman" w:hAnsi="Times New Roman" w:cs="Times New Roman"/>
          <w:b/>
          <w:bCs/>
          <w:sz w:val="22"/>
        </w:rPr>
        <w:t>DESCRIPTION OF THE MORTGAGED PROPERTIES</w:t>
      </w:r>
    </w:p>
    <w:p w14:paraId="6F7F71D5" w14:textId="77777777" w:rsidR="00BD4FFA" w:rsidRDefault="00152DBA" w:rsidP="00152DBA">
      <w:pPr>
        <w:spacing w:line="240" w:lineRule="auto"/>
        <w:jc w:val="both"/>
        <w:rPr>
          <w:rFonts w:ascii="Times New Roman" w:hAnsi="Times New Roman" w:cs="Times New Roman"/>
          <w:sz w:val="22"/>
          <w:lang w:val="en-US"/>
        </w:rPr>
        <w:sectPr w:rsidR="00BD4FFA">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pPr>
      <w:r w:rsidRPr="00152DBA">
        <w:rPr>
          <w:rFonts w:ascii="Times New Roman" w:hAnsi="Times New Roman" w:cs="Times New Roman"/>
          <w:sz w:val="22"/>
          <w:lang w:val="en-US"/>
        </w:rPr>
        <w:t xml:space="preserve">The Borrower doth hereby transfer unto the Security Trustee (acting in trust for, on behalf of and for the benefit of the </w:t>
      </w:r>
      <w:r>
        <w:rPr>
          <w:rFonts w:ascii="Times New Roman" w:hAnsi="Times New Roman" w:cs="Times New Roman"/>
          <w:sz w:val="22"/>
          <w:lang w:val="en-US"/>
        </w:rPr>
        <w:t xml:space="preserve">Rupee </w:t>
      </w:r>
      <w:r w:rsidRPr="00152DBA">
        <w:rPr>
          <w:rFonts w:ascii="Times New Roman" w:hAnsi="Times New Roman" w:cs="Times New Roman"/>
          <w:sz w:val="22"/>
          <w:lang w:val="en-US"/>
        </w:rPr>
        <w:t xml:space="preserve">Lender) by way of a first ranking and pari passu registered mortgage over certain identified immoveable properties of the Borrower more particularly described in </w:t>
      </w:r>
      <w:r w:rsidRPr="00D64752">
        <w:rPr>
          <w:rFonts w:ascii="Times New Roman" w:hAnsi="Times New Roman" w:cs="Times New Roman"/>
          <w:b/>
          <w:bCs/>
          <w:sz w:val="22"/>
          <w:lang w:val="en-US"/>
        </w:rPr>
        <w:t>Schedule II</w:t>
      </w:r>
      <w:r w:rsidRPr="00152DBA">
        <w:rPr>
          <w:rFonts w:ascii="Times New Roman" w:hAnsi="Times New Roman" w:cs="Times New Roman"/>
          <w:sz w:val="22"/>
          <w:lang w:val="en-US"/>
        </w:rPr>
        <w:t xml:space="preserve">, and all and singular the Borrower's right, title and interest (present and future) in the properties more particularly described in </w:t>
      </w:r>
      <w:r w:rsidRPr="00D64752">
        <w:rPr>
          <w:rFonts w:ascii="Times New Roman" w:hAnsi="Times New Roman" w:cs="Times New Roman"/>
          <w:b/>
          <w:bCs/>
          <w:sz w:val="22"/>
          <w:lang w:val="en-US"/>
        </w:rPr>
        <w:t>Schedule II</w:t>
      </w:r>
      <w:r w:rsidRPr="00152DBA">
        <w:rPr>
          <w:rFonts w:ascii="Times New Roman" w:hAnsi="Times New Roman" w:cs="Times New Roman"/>
          <w:sz w:val="22"/>
          <w:lang w:val="en-US"/>
        </w:rPr>
        <w:t xml:space="preserve"> hereto, together with all the buildings, erections, constructions and super structures of every description which are comprised therein or standing, erected or attached or shall at any time hereafter during the continuance of the security hereby constituted, be erected and standing or attached to the aforesaid properties and incidentals attached thereto, together with all plants and machineries, fences, hedges, ditches, ways, sewers, drains, liberties, privileges, easements and appurtenances whatsoever to the said lands, hereditaments or premises or any part thereof whether presently in existence or in the future belonging to or in any way appurtenant thereto or usually held, </w:t>
      </w:r>
      <w:r>
        <w:rPr>
          <w:rFonts w:ascii="Times New Roman" w:hAnsi="Times New Roman" w:cs="Times New Roman"/>
          <w:sz w:val="22"/>
          <w:lang w:val="en-US"/>
        </w:rPr>
        <w:t>occupied</w:t>
      </w:r>
      <w:r w:rsidRPr="00152DBA">
        <w:rPr>
          <w:rFonts w:ascii="Times New Roman" w:hAnsi="Times New Roman" w:cs="Times New Roman"/>
          <w:sz w:val="22"/>
          <w:lang w:val="en-US"/>
        </w:rPr>
        <w:t xml:space="preserve"> or enjoyed therewith or expected to belong or be appurtenant thereto AND all estates, rights, title, interest, property, claims and demands whatsoever of the Borrower in, to and upon the same whether presently in existence or constructed or acquired hereafter, TO HAVE AND TO HOLD all and singular the Mortgaged Properties unto the Security Trustee and for the purposes and powers contained herein and in the other Transaction Documents</w:t>
      </w:r>
      <w:r w:rsidR="00BD4FFA">
        <w:rPr>
          <w:rFonts w:ascii="Times New Roman" w:hAnsi="Times New Roman" w:cs="Times New Roman"/>
          <w:sz w:val="22"/>
          <w:lang w:val="en-US"/>
        </w:rPr>
        <w:t>.</w:t>
      </w:r>
    </w:p>
    <w:p w14:paraId="13894A06" w14:textId="20B5DA75" w:rsidR="00BD4FFA" w:rsidRDefault="00141F94" w:rsidP="00526A5A">
      <w:pPr>
        <w:spacing w:after="200" w:line="240" w:lineRule="auto"/>
        <w:ind w:right="3356"/>
        <w:jc w:val="both"/>
        <w:rPr>
          <w:rFonts w:ascii="Times New Roman" w:eastAsia="Calibri" w:hAnsi="Times New Roman" w:cs="Times New Roman"/>
          <w:kern w:val="0"/>
          <w:sz w:val="22"/>
          <w:lang w:val="en-US"/>
          <w14:ligatures w14:val="none"/>
        </w:rPr>
        <w:sectPr w:rsidR="00BD4FFA">
          <w:footerReference w:type="default" r:id="rId13"/>
          <w:pgSz w:w="11906" w:h="16838"/>
          <w:pgMar w:top="1440" w:right="1440" w:bottom="1440" w:left="1440" w:header="708" w:footer="708" w:gutter="0"/>
          <w:cols w:space="708"/>
          <w:docGrid w:linePitch="360"/>
        </w:sectPr>
      </w:pPr>
      <w:r w:rsidRPr="00F12F2F">
        <w:rPr>
          <w:rFonts w:ascii="Times New Roman" w:eastAsia="Calibri" w:hAnsi="Times New Roman" w:cs="Times New Roman"/>
          <w:kern w:val="0"/>
          <w:sz w:val="22"/>
          <w:lang w:val="en-US"/>
          <w14:ligatures w14:val="none"/>
        </w:rPr>
        <w:lastRenderedPageBreak/>
        <w:t xml:space="preserve">SIGNED, SEALD AND DELIVERED by within named Mortgagor, </w:t>
      </w:r>
      <w:r w:rsidR="0077735C">
        <w:rPr>
          <w:rFonts w:ascii="Times New Roman" w:hAnsi="Times New Roman"/>
          <w:b/>
          <w:bCs/>
          <w:color w:val="000000"/>
          <w:sz w:val="22"/>
          <w:szCs w:val="22"/>
        </w:rPr>
        <w:t>AMPSOLAR SYSTEMS PRIVATE LIMITED</w:t>
      </w:r>
      <w:r w:rsidR="00CB3C7E" w:rsidRPr="00F12F2F">
        <w:rPr>
          <w:rFonts w:ascii="Times New Roman" w:eastAsia="Calibri" w:hAnsi="Times New Roman" w:cs="Times New Roman"/>
          <w:kern w:val="0"/>
          <w:sz w:val="22"/>
          <w:lang w:val="en-US"/>
          <w14:ligatures w14:val="none"/>
        </w:rPr>
        <w:t xml:space="preserve"> </w:t>
      </w:r>
      <w:r w:rsidRPr="00F12F2F">
        <w:rPr>
          <w:rFonts w:ascii="Times New Roman" w:eastAsia="Calibri" w:hAnsi="Times New Roman" w:cs="Times New Roman"/>
          <w:kern w:val="0"/>
          <w:sz w:val="22"/>
          <w:lang w:val="en-US"/>
          <w14:ligatures w14:val="none"/>
        </w:rPr>
        <w:t>through   its    duly    autho</w:t>
      </w:r>
      <w:r w:rsidR="00FD0E3A">
        <w:rPr>
          <w:rFonts w:ascii="Times New Roman" w:eastAsia="Calibri" w:hAnsi="Times New Roman" w:cs="Times New Roman"/>
          <w:kern w:val="0"/>
          <w:sz w:val="22"/>
          <w:lang w:val="en-US"/>
          <w14:ligatures w14:val="none"/>
        </w:rPr>
        <w:t xml:space="preserve">rized </w:t>
      </w:r>
      <w:r w:rsidR="00BB3498" w:rsidRPr="00F12F2F">
        <w:rPr>
          <w:rFonts w:ascii="Times New Roman" w:eastAsia="Calibri" w:hAnsi="Times New Roman" w:cs="Times New Roman"/>
          <w:kern w:val="0"/>
          <w:sz w:val="22"/>
          <w:lang w:val="en-US"/>
          <w14:ligatures w14:val="none"/>
        </w:rPr>
        <w:t>signatory _</w:t>
      </w:r>
      <w:r w:rsidRPr="00F12F2F">
        <w:rPr>
          <w:rFonts w:ascii="Times New Roman" w:eastAsia="Calibri" w:hAnsi="Times New Roman" w:cs="Times New Roman"/>
          <w:kern w:val="0"/>
          <w:sz w:val="22"/>
          <w:lang w:val="en-US"/>
          <w14:ligatures w14:val="none"/>
        </w:rPr>
        <w:t>______________ pursuant to the resolution passed by board of directors of the Mortgagor at its meeting held on _________________.</w:t>
      </w:r>
    </w:p>
    <w:p w14:paraId="410C422B" w14:textId="067F61B5" w:rsidR="00141F94" w:rsidRPr="00F12F2F" w:rsidRDefault="00141F94" w:rsidP="00526A5A">
      <w:pPr>
        <w:spacing w:after="200" w:line="240" w:lineRule="auto"/>
        <w:ind w:right="3356"/>
        <w:jc w:val="both"/>
        <w:rPr>
          <w:rFonts w:ascii="Times New Roman" w:eastAsia="Calibri" w:hAnsi="Times New Roman" w:cs="Times New Roman"/>
          <w:kern w:val="0"/>
          <w:sz w:val="22"/>
          <w:lang w:val="en-US"/>
          <w14:ligatures w14:val="none"/>
        </w:rPr>
      </w:pPr>
    </w:p>
    <w:p w14:paraId="051C20BB" w14:textId="0D1694E8" w:rsidR="00141F94" w:rsidRPr="00F12F2F" w:rsidRDefault="00141F94" w:rsidP="00526A5A">
      <w:pPr>
        <w:spacing w:after="200" w:line="240" w:lineRule="auto"/>
        <w:ind w:right="3356"/>
        <w:jc w:val="both"/>
        <w:rPr>
          <w:rFonts w:ascii="Times New Roman" w:eastAsia="Calibri" w:hAnsi="Times New Roman" w:cs="Times New Roman"/>
          <w:kern w:val="0"/>
          <w:sz w:val="22"/>
          <w:lang w:val="en-US"/>
          <w14:ligatures w14:val="none"/>
        </w:rPr>
      </w:pPr>
      <w:r w:rsidRPr="00F12F2F">
        <w:rPr>
          <w:rFonts w:ascii="Times New Roman" w:eastAsia="Calibri" w:hAnsi="Times New Roman" w:cs="Times New Roman"/>
          <w:kern w:val="0"/>
          <w:sz w:val="22"/>
          <w:lang w:val="en-US"/>
          <w14:ligatures w14:val="none"/>
        </w:rPr>
        <w:t>SIGNED AND DELIVERED by within named Mortgagee</w:t>
      </w:r>
      <w:r w:rsidR="00C32CD7" w:rsidRPr="00F12F2F">
        <w:rPr>
          <w:rFonts w:ascii="Times New Roman" w:eastAsia="Calibri" w:hAnsi="Times New Roman" w:cs="Times New Roman"/>
          <w:kern w:val="0"/>
          <w:sz w:val="22"/>
          <w:lang w:val="en-US"/>
          <w14:ligatures w14:val="none"/>
        </w:rPr>
        <w:t xml:space="preserve"> / </w:t>
      </w:r>
      <w:r w:rsidR="006C7838">
        <w:rPr>
          <w:rFonts w:ascii="Times New Roman" w:eastAsia="Calibri" w:hAnsi="Times New Roman" w:cs="Times New Roman"/>
          <w:kern w:val="0"/>
          <w:sz w:val="22"/>
          <w:lang w:val="en-US"/>
          <w14:ligatures w14:val="none"/>
        </w:rPr>
        <w:t>Security</w:t>
      </w:r>
      <w:r w:rsidR="006C7838" w:rsidRPr="00F12F2F">
        <w:rPr>
          <w:rFonts w:ascii="Times New Roman" w:eastAsia="Calibri" w:hAnsi="Times New Roman" w:cs="Times New Roman"/>
          <w:kern w:val="0"/>
          <w:sz w:val="22"/>
          <w:lang w:val="en-US"/>
          <w14:ligatures w14:val="none"/>
        </w:rPr>
        <w:t xml:space="preserve"> </w:t>
      </w:r>
      <w:r w:rsidR="00C32CD7" w:rsidRPr="00F12F2F">
        <w:rPr>
          <w:rFonts w:ascii="Times New Roman" w:eastAsia="Calibri" w:hAnsi="Times New Roman" w:cs="Times New Roman"/>
          <w:kern w:val="0"/>
          <w:sz w:val="22"/>
          <w:lang w:val="en-US"/>
          <w14:ligatures w14:val="none"/>
        </w:rPr>
        <w:t>Trustee</w:t>
      </w:r>
      <w:r w:rsidRPr="00F12F2F">
        <w:rPr>
          <w:rFonts w:ascii="Times New Roman" w:eastAsia="Calibri" w:hAnsi="Times New Roman" w:cs="Times New Roman"/>
          <w:kern w:val="0"/>
          <w:sz w:val="22"/>
          <w:lang w:val="en-US"/>
          <w14:ligatures w14:val="none"/>
        </w:rPr>
        <w:t xml:space="preserve">, </w:t>
      </w:r>
      <w:r w:rsidR="00C45EFF">
        <w:rPr>
          <w:rFonts w:ascii="Times New Roman" w:hAnsi="Times New Roman"/>
          <w:b/>
          <w:bCs/>
          <w:sz w:val="22"/>
          <w:szCs w:val="22"/>
        </w:rPr>
        <w:t>CATALYST TRUSTEESHIP</w:t>
      </w:r>
      <w:r w:rsidR="00B67282">
        <w:rPr>
          <w:rFonts w:ascii="Times New Roman" w:hAnsi="Times New Roman"/>
          <w:b/>
          <w:bCs/>
          <w:sz w:val="22"/>
          <w:szCs w:val="22"/>
        </w:rPr>
        <w:t xml:space="preserve"> LIMITED</w:t>
      </w:r>
      <w:r w:rsidR="000A61FD" w:rsidRPr="00F12F2F">
        <w:rPr>
          <w:rFonts w:ascii="Times New Roman" w:eastAsia="Calibri" w:hAnsi="Times New Roman" w:cs="Times New Roman"/>
          <w:kern w:val="0"/>
          <w:sz w:val="22"/>
          <w:lang w:val="en-US"/>
          <w14:ligatures w14:val="none"/>
        </w:rPr>
        <w:t xml:space="preserve"> </w:t>
      </w:r>
      <w:r w:rsidRPr="00F12F2F">
        <w:rPr>
          <w:rFonts w:ascii="Times New Roman" w:eastAsia="Calibri" w:hAnsi="Times New Roman" w:cs="Times New Roman"/>
          <w:kern w:val="0"/>
          <w:sz w:val="22"/>
          <w:lang w:val="en-US"/>
          <w14:ligatures w14:val="none"/>
        </w:rPr>
        <w:t xml:space="preserve">by the hands of _________________________________, its </w:t>
      </w:r>
    </w:p>
    <w:p w14:paraId="3A44ACAF" w14:textId="2488594D" w:rsidR="00E8228E" w:rsidRDefault="00141F94" w:rsidP="00526A5A">
      <w:pPr>
        <w:spacing w:after="200" w:line="240" w:lineRule="auto"/>
        <w:ind w:right="3356"/>
        <w:jc w:val="both"/>
        <w:rPr>
          <w:rFonts w:ascii="Times New Roman" w:eastAsia="Calibri" w:hAnsi="Times New Roman" w:cs="Times New Roman"/>
          <w:kern w:val="0"/>
          <w:sz w:val="22"/>
          <w:lang w:val="en-US"/>
          <w14:ligatures w14:val="none"/>
        </w:rPr>
      </w:pPr>
      <w:r w:rsidRPr="00F12F2F">
        <w:rPr>
          <w:rFonts w:ascii="Times New Roman" w:eastAsia="Calibri" w:hAnsi="Times New Roman" w:cs="Times New Roman"/>
          <w:kern w:val="0"/>
          <w:sz w:val="22"/>
          <w:lang w:val="en-US"/>
          <w14:ligatures w14:val="none"/>
        </w:rPr>
        <w:t xml:space="preserve">authorized signatory. </w:t>
      </w:r>
    </w:p>
    <w:p w14:paraId="6DCE3085" w14:textId="77777777" w:rsidR="00562014" w:rsidRPr="00562014" w:rsidRDefault="00562014" w:rsidP="00562014">
      <w:pPr>
        <w:rPr>
          <w:rFonts w:ascii="Times New Roman" w:eastAsia="Calibri" w:hAnsi="Times New Roman" w:cs="Times New Roman"/>
          <w:sz w:val="22"/>
          <w:lang w:val="en-US"/>
        </w:rPr>
      </w:pPr>
    </w:p>
    <w:p w14:paraId="19268CFF" w14:textId="77777777" w:rsidR="00562014" w:rsidRPr="00562014" w:rsidRDefault="00562014" w:rsidP="00562014">
      <w:pPr>
        <w:rPr>
          <w:rFonts w:ascii="Times New Roman" w:eastAsia="Calibri" w:hAnsi="Times New Roman" w:cs="Times New Roman"/>
          <w:sz w:val="22"/>
          <w:lang w:val="en-US"/>
        </w:rPr>
      </w:pPr>
    </w:p>
    <w:p w14:paraId="342E353C" w14:textId="77777777" w:rsidR="00562014" w:rsidRPr="00562014" w:rsidRDefault="00562014" w:rsidP="00562014">
      <w:pPr>
        <w:rPr>
          <w:rFonts w:ascii="Times New Roman" w:eastAsia="Calibri" w:hAnsi="Times New Roman" w:cs="Times New Roman"/>
          <w:sz w:val="22"/>
          <w:lang w:val="en-US"/>
        </w:rPr>
      </w:pPr>
    </w:p>
    <w:p w14:paraId="4DA3D6B3" w14:textId="77777777" w:rsidR="00562014" w:rsidRPr="00562014" w:rsidRDefault="00562014" w:rsidP="00562014">
      <w:pPr>
        <w:rPr>
          <w:rFonts w:ascii="Times New Roman" w:eastAsia="Calibri" w:hAnsi="Times New Roman" w:cs="Times New Roman"/>
          <w:sz w:val="22"/>
          <w:lang w:val="en-US"/>
        </w:rPr>
      </w:pPr>
    </w:p>
    <w:p w14:paraId="7321FCE7" w14:textId="77777777" w:rsidR="00562014" w:rsidRPr="00562014" w:rsidRDefault="00562014" w:rsidP="00562014">
      <w:pPr>
        <w:rPr>
          <w:rFonts w:ascii="Times New Roman" w:eastAsia="Calibri" w:hAnsi="Times New Roman" w:cs="Times New Roman"/>
          <w:sz w:val="22"/>
          <w:lang w:val="en-US"/>
        </w:rPr>
      </w:pPr>
    </w:p>
    <w:p w14:paraId="09092D00" w14:textId="77777777" w:rsidR="00562014" w:rsidRPr="00562014" w:rsidRDefault="00562014" w:rsidP="00562014">
      <w:pPr>
        <w:rPr>
          <w:rFonts w:ascii="Times New Roman" w:eastAsia="Calibri" w:hAnsi="Times New Roman" w:cs="Times New Roman"/>
          <w:sz w:val="22"/>
          <w:lang w:val="en-US"/>
        </w:rPr>
      </w:pPr>
    </w:p>
    <w:p w14:paraId="44C69E74" w14:textId="77777777" w:rsidR="00562014" w:rsidRPr="00562014" w:rsidRDefault="00562014" w:rsidP="00562014">
      <w:pPr>
        <w:rPr>
          <w:rFonts w:ascii="Times New Roman" w:eastAsia="Calibri" w:hAnsi="Times New Roman" w:cs="Times New Roman"/>
          <w:sz w:val="22"/>
          <w:lang w:val="en-US"/>
        </w:rPr>
      </w:pPr>
    </w:p>
    <w:p w14:paraId="790BCEE2" w14:textId="77777777" w:rsidR="00562014" w:rsidRPr="00562014" w:rsidRDefault="00562014" w:rsidP="00562014">
      <w:pPr>
        <w:rPr>
          <w:rFonts w:ascii="Times New Roman" w:eastAsia="Calibri" w:hAnsi="Times New Roman" w:cs="Times New Roman"/>
          <w:sz w:val="22"/>
          <w:lang w:val="en-US"/>
        </w:rPr>
      </w:pPr>
    </w:p>
    <w:p w14:paraId="6300AAFF" w14:textId="77777777" w:rsidR="00562014" w:rsidRPr="00562014" w:rsidRDefault="00562014" w:rsidP="00562014">
      <w:pPr>
        <w:rPr>
          <w:rFonts w:ascii="Times New Roman" w:eastAsia="Calibri" w:hAnsi="Times New Roman" w:cs="Times New Roman"/>
          <w:sz w:val="22"/>
          <w:lang w:val="en-US"/>
        </w:rPr>
      </w:pPr>
    </w:p>
    <w:p w14:paraId="21863350" w14:textId="77777777" w:rsidR="00562014" w:rsidRPr="00562014" w:rsidRDefault="00562014" w:rsidP="00562014">
      <w:pPr>
        <w:rPr>
          <w:rFonts w:ascii="Times New Roman" w:eastAsia="Calibri" w:hAnsi="Times New Roman" w:cs="Times New Roman"/>
          <w:sz w:val="22"/>
          <w:lang w:val="en-US"/>
        </w:rPr>
      </w:pPr>
    </w:p>
    <w:p w14:paraId="10FF1225" w14:textId="77777777" w:rsidR="00562014" w:rsidRPr="00562014" w:rsidRDefault="00562014" w:rsidP="00562014">
      <w:pPr>
        <w:rPr>
          <w:rFonts w:ascii="Times New Roman" w:eastAsia="Calibri" w:hAnsi="Times New Roman" w:cs="Times New Roman"/>
          <w:sz w:val="22"/>
          <w:lang w:val="en-US"/>
        </w:rPr>
      </w:pPr>
    </w:p>
    <w:p w14:paraId="3B601EE2" w14:textId="77777777" w:rsidR="00562014" w:rsidRPr="00562014" w:rsidRDefault="00562014" w:rsidP="00562014">
      <w:pPr>
        <w:rPr>
          <w:rFonts w:ascii="Times New Roman" w:eastAsia="Calibri" w:hAnsi="Times New Roman" w:cs="Times New Roman"/>
          <w:sz w:val="22"/>
          <w:lang w:val="en-US"/>
        </w:rPr>
      </w:pPr>
    </w:p>
    <w:p w14:paraId="5DF73A7E" w14:textId="77777777" w:rsidR="00562014" w:rsidRPr="00562014" w:rsidRDefault="00562014" w:rsidP="00562014">
      <w:pPr>
        <w:rPr>
          <w:rFonts w:ascii="Times New Roman" w:eastAsia="Calibri" w:hAnsi="Times New Roman" w:cs="Times New Roman"/>
          <w:sz w:val="22"/>
          <w:lang w:val="en-US"/>
        </w:rPr>
      </w:pPr>
    </w:p>
    <w:p w14:paraId="40FC7372" w14:textId="77777777" w:rsidR="00562014" w:rsidRPr="00562014" w:rsidRDefault="00562014" w:rsidP="00562014">
      <w:pPr>
        <w:rPr>
          <w:rFonts w:ascii="Times New Roman" w:eastAsia="Calibri" w:hAnsi="Times New Roman" w:cs="Times New Roman"/>
          <w:sz w:val="22"/>
          <w:lang w:val="en-US"/>
        </w:rPr>
      </w:pPr>
    </w:p>
    <w:p w14:paraId="19B3371E" w14:textId="77777777" w:rsidR="00562014" w:rsidRPr="00562014" w:rsidRDefault="00562014" w:rsidP="00562014">
      <w:pPr>
        <w:rPr>
          <w:rFonts w:ascii="Times New Roman" w:eastAsia="Calibri" w:hAnsi="Times New Roman" w:cs="Times New Roman"/>
          <w:sz w:val="22"/>
          <w:lang w:val="en-US"/>
        </w:rPr>
      </w:pPr>
    </w:p>
    <w:p w14:paraId="04F7C377" w14:textId="77777777" w:rsidR="00562014" w:rsidRPr="00562014" w:rsidRDefault="00562014" w:rsidP="00562014">
      <w:pPr>
        <w:rPr>
          <w:rFonts w:ascii="Times New Roman" w:eastAsia="Calibri" w:hAnsi="Times New Roman" w:cs="Times New Roman"/>
          <w:sz w:val="22"/>
          <w:lang w:val="en-US"/>
        </w:rPr>
      </w:pPr>
    </w:p>
    <w:p w14:paraId="49AF8E4A" w14:textId="77777777" w:rsidR="00562014" w:rsidRPr="00562014" w:rsidRDefault="00562014" w:rsidP="00562014">
      <w:pPr>
        <w:rPr>
          <w:rFonts w:ascii="Times New Roman" w:eastAsia="Calibri" w:hAnsi="Times New Roman" w:cs="Times New Roman"/>
          <w:sz w:val="22"/>
          <w:lang w:val="en-US"/>
        </w:rPr>
      </w:pPr>
    </w:p>
    <w:p w14:paraId="6BDED994" w14:textId="77777777" w:rsidR="00562014" w:rsidRPr="00562014" w:rsidRDefault="00562014" w:rsidP="00562014">
      <w:pPr>
        <w:rPr>
          <w:rFonts w:ascii="Times New Roman" w:eastAsia="Calibri" w:hAnsi="Times New Roman" w:cs="Times New Roman"/>
          <w:sz w:val="22"/>
          <w:lang w:val="en-US"/>
        </w:rPr>
      </w:pPr>
    </w:p>
    <w:p w14:paraId="4EC9365B" w14:textId="77777777" w:rsidR="00562014" w:rsidRPr="00562014" w:rsidRDefault="00562014" w:rsidP="00562014">
      <w:pPr>
        <w:rPr>
          <w:rFonts w:ascii="Times New Roman" w:eastAsia="Calibri" w:hAnsi="Times New Roman" w:cs="Times New Roman"/>
          <w:sz w:val="22"/>
          <w:lang w:val="en-US"/>
        </w:rPr>
      </w:pPr>
    </w:p>
    <w:p w14:paraId="18823387" w14:textId="77777777" w:rsidR="00562014" w:rsidRPr="00562014" w:rsidRDefault="00562014" w:rsidP="00562014">
      <w:pPr>
        <w:rPr>
          <w:rFonts w:ascii="Times New Roman" w:eastAsia="Calibri" w:hAnsi="Times New Roman" w:cs="Times New Roman"/>
          <w:sz w:val="22"/>
          <w:lang w:val="en-US"/>
        </w:rPr>
      </w:pPr>
    </w:p>
    <w:p w14:paraId="445AA057" w14:textId="77777777" w:rsidR="00562014" w:rsidRPr="00562014" w:rsidRDefault="00562014" w:rsidP="00562014">
      <w:pPr>
        <w:rPr>
          <w:rFonts w:ascii="Times New Roman" w:eastAsia="Calibri" w:hAnsi="Times New Roman" w:cs="Times New Roman"/>
          <w:sz w:val="22"/>
          <w:lang w:val="en-US"/>
        </w:rPr>
      </w:pPr>
    </w:p>
    <w:p w14:paraId="41170036" w14:textId="77777777" w:rsidR="00562014" w:rsidRPr="00562014" w:rsidRDefault="00562014" w:rsidP="00562014">
      <w:pPr>
        <w:rPr>
          <w:rFonts w:ascii="Times New Roman" w:eastAsia="Calibri" w:hAnsi="Times New Roman" w:cs="Times New Roman"/>
          <w:sz w:val="22"/>
          <w:lang w:val="en-US"/>
        </w:rPr>
      </w:pPr>
    </w:p>
    <w:p w14:paraId="248EBBAB" w14:textId="77777777" w:rsidR="00562014" w:rsidRPr="00562014" w:rsidRDefault="00562014" w:rsidP="00562014">
      <w:pPr>
        <w:rPr>
          <w:rFonts w:ascii="Times New Roman" w:eastAsia="Calibri" w:hAnsi="Times New Roman" w:cs="Times New Roman"/>
          <w:sz w:val="22"/>
          <w:lang w:val="en-US"/>
        </w:rPr>
      </w:pPr>
    </w:p>
    <w:p w14:paraId="43F73CEE" w14:textId="77777777" w:rsidR="00562014" w:rsidRPr="00562014" w:rsidRDefault="00562014" w:rsidP="00562014">
      <w:pPr>
        <w:rPr>
          <w:rFonts w:ascii="Times New Roman" w:eastAsia="Calibri" w:hAnsi="Times New Roman" w:cs="Times New Roman"/>
          <w:sz w:val="22"/>
          <w:lang w:val="en-US"/>
        </w:rPr>
      </w:pPr>
    </w:p>
    <w:p w14:paraId="5A63ACFE" w14:textId="77777777" w:rsidR="00562014" w:rsidRPr="00562014" w:rsidRDefault="00562014" w:rsidP="00562014">
      <w:pPr>
        <w:rPr>
          <w:rFonts w:ascii="Times New Roman" w:eastAsia="Calibri" w:hAnsi="Times New Roman" w:cs="Times New Roman"/>
          <w:sz w:val="22"/>
          <w:lang w:val="en-US"/>
        </w:rPr>
      </w:pPr>
    </w:p>
    <w:p w14:paraId="70981507" w14:textId="77777777" w:rsidR="00562014" w:rsidRPr="00562014" w:rsidRDefault="00562014" w:rsidP="00562014">
      <w:pPr>
        <w:jc w:val="center"/>
        <w:rPr>
          <w:rFonts w:ascii="Times New Roman" w:eastAsia="Calibri" w:hAnsi="Times New Roman" w:cs="Times New Roman"/>
          <w:sz w:val="22"/>
          <w:lang w:val="en-US"/>
        </w:rPr>
      </w:pPr>
    </w:p>
    <w:sectPr w:rsidR="00562014" w:rsidRPr="00562014">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6FE3F" w14:textId="77777777" w:rsidR="00B062B0" w:rsidRDefault="00B062B0" w:rsidP="004252DD">
      <w:pPr>
        <w:spacing w:after="0" w:line="240" w:lineRule="auto"/>
      </w:pPr>
      <w:r>
        <w:separator/>
      </w:r>
    </w:p>
  </w:endnote>
  <w:endnote w:type="continuationSeparator" w:id="0">
    <w:p w14:paraId="2B00FCFE" w14:textId="77777777" w:rsidR="00B062B0" w:rsidRDefault="00B062B0" w:rsidP="004252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Zurich BT">
    <w:altName w:val="Arial"/>
    <w:charset w:val="00"/>
    <w:family w:val="swiss"/>
    <w:pitch w:val="variable"/>
    <w:sig w:usb0="00000007" w:usb1="00000000" w:usb2="00000000" w:usb3="00000000" w:csb0="00000011" w:csb1="00000000"/>
  </w:font>
  <w:font w:name="Courier New">
    <w:panose1 w:val="02070309020205020404"/>
    <w:charset w:val="00"/>
    <w:family w:val="modern"/>
    <w:pitch w:val="fixed"/>
    <w:sig w:usb0="E0002EFF" w:usb1="C0007843" w:usb2="00000009" w:usb3="00000000" w:csb0="000001FF" w:csb1="00000000"/>
  </w:font>
  <w:font w:name="CG Times">
    <w:altName w:val="Times New Roman"/>
    <w:charset w:val="00"/>
    <w:family w:val="roman"/>
    <w:pitch w:val="variable"/>
    <w:sig w:usb0="00000007" w:usb1="00000000" w:usb2="00000000" w:usb3="00000000" w:csb0="00000093" w:csb1="00000000"/>
  </w:font>
  <w:font w:name="Sans Serif 12cpi">
    <w:panose1 w:val="00000000000000000000"/>
    <w:charset w:val="00"/>
    <w:family w:val="modern"/>
    <w:notTrueType/>
    <w:pitch w:val="fixed"/>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B4A4B" w14:textId="77777777" w:rsidR="00562014" w:rsidRDefault="005620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4510847"/>
      <w:docPartObj>
        <w:docPartGallery w:val="Page Numbers (Bottom of Page)"/>
        <w:docPartUnique/>
      </w:docPartObj>
    </w:sdtPr>
    <w:sdtEndPr>
      <w:rPr>
        <w:noProof/>
      </w:rPr>
    </w:sdtEndPr>
    <w:sdtContent>
      <w:p w14:paraId="1A7CD7D8" w14:textId="77777777" w:rsidR="00007707" w:rsidRPr="005D0261" w:rsidRDefault="00007707">
        <w:pPr>
          <w:pStyle w:val="Footer"/>
          <w:jc w:val="center"/>
          <w:rPr>
            <w:rFonts w:ascii="Times New Roman" w:hAnsi="Times New Roman"/>
            <w:noProof/>
          </w:rPr>
        </w:pPr>
        <w:r w:rsidRPr="005D0261">
          <w:rPr>
            <w:rFonts w:ascii="Times New Roman" w:hAnsi="Times New Roman"/>
          </w:rPr>
          <w:fldChar w:fldCharType="begin"/>
        </w:r>
        <w:r w:rsidRPr="005D0261">
          <w:rPr>
            <w:rFonts w:ascii="Times New Roman" w:hAnsi="Times New Roman"/>
          </w:rPr>
          <w:instrText xml:space="preserve"> PAGE   \* MERGEFORMAT </w:instrText>
        </w:r>
        <w:r w:rsidRPr="005D0261">
          <w:rPr>
            <w:rFonts w:ascii="Times New Roman" w:hAnsi="Times New Roman"/>
          </w:rPr>
          <w:fldChar w:fldCharType="separate"/>
        </w:r>
        <w:r w:rsidRPr="005D0261">
          <w:rPr>
            <w:rFonts w:ascii="Times New Roman" w:hAnsi="Times New Roman"/>
            <w:noProof/>
          </w:rPr>
          <w:t>2</w:t>
        </w:r>
        <w:r w:rsidRPr="005D0261">
          <w:rPr>
            <w:rFonts w:ascii="Times New Roman" w:hAnsi="Times New Roman"/>
            <w:noProof/>
          </w:rPr>
          <w:fldChar w:fldCharType="end"/>
        </w:r>
      </w:p>
      <w:tbl>
        <w:tblPr>
          <w:tblStyle w:val="TableGrid"/>
          <w:tblW w:w="0" w:type="auto"/>
          <w:tblLook w:val="04A0" w:firstRow="1" w:lastRow="0" w:firstColumn="1" w:lastColumn="0" w:noHBand="0" w:noVBand="1"/>
        </w:tblPr>
        <w:tblGrid>
          <w:gridCol w:w="4508"/>
          <w:gridCol w:w="4508"/>
        </w:tblGrid>
        <w:tr w:rsidR="00007707" w14:paraId="59BCF230" w14:textId="77777777" w:rsidTr="00007707">
          <w:tc>
            <w:tcPr>
              <w:tcW w:w="4508" w:type="dxa"/>
            </w:tcPr>
            <w:p w14:paraId="7D2F31D9" w14:textId="77777777" w:rsidR="00007707" w:rsidRDefault="00007707">
              <w:pPr>
                <w:pStyle w:val="Footer"/>
                <w:jc w:val="center"/>
              </w:pPr>
            </w:p>
            <w:p w14:paraId="3B6D5EE8" w14:textId="77777777" w:rsidR="00007707" w:rsidRDefault="00007707">
              <w:pPr>
                <w:pStyle w:val="Footer"/>
                <w:jc w:val="center"/>
              </w:pPr>
            </w:p>
            <w:p w14:paraId="68CE3FDC" w14:textId="77777777" w:rsidR="00007707" w:rsidRDefault="00007707">
              <w:pPr>
                <w:pStyle w:val="Footer"/>
                <w:jc w:val="center"/>
              </w:pPr>
            </w:p>
          </w:tc>
          <w:tc>
            <w:tcPr>
              <w:tcW w:w="4508" w:type="dxa"/>
            </w:tcPr>
            <w:p w14:paraId="4B74C52B" w14:textId="77777777" w:rsidR="00007707" w:rsidRDefault="00007707">
              <w:pPr>
                <w:pStyle w:val="Footer"/>
                <w:jc w:val="center"/>
              </w:pPr>
            </w:p>
          </w:tc>
        </w:tr>
        <w:tr w:rsidR="00007707" w14:paraId="1CCE94B6" w14:textId="77777777" w:rsidTr="00007707">
          <w:tc>
            <w:tcPr>
              <w:tcW w:w="4508" w:type="dxa"/>
            </w:tcPr>
            <w:p w14:paraId="40A40709" w14:textId="5FEEA9DD" w:rsidR="00007707" w:rsidRDefault="00007707">
              <w:pPr>
                <w:pStyle w:val="Footer"/>
                <w:jc w:val="center"/>
              </w:pPr>
              <w:r>
                <w:t>Security Trustee</w:t>
              </w:r>
            </w:p>
          </w:tc>
          <w:tc>
            <w:tcPr>
              <w:tcW w:w="4508" w:type="dxa"/>
            </w:tcPr>
            <w:p w14:paraId="6FAEB7D0" w14:textId="2916DF04" w:rsidR="00007707" w:rsidRDefault="00007707">
              <w:pPr>
                <w:pStyle w:val="Footer"/>
                <w:jc w:val="center"/>
              </w:pPr>
              <w:r>
                <w:t>Mortgagor</w:t>
              </w:r>
            </w:p>
          </w:tc>
        </w:tr>
      </w:tbl>
      <w:p w14:paraId="011833DC" w14:textId="2726E71C" w:rsidR="00007707" w:rsidRDefault="00000000">
        <w:pPr>
          <w:pStyle w:val="Footer"/>
          <w:jc w:val="center"/>
        </w:pPr>
      </w:p>
    </w:sdtContent>
  </w:sdt>
  <w:p w14:paraId="4DDEB688" w14:textId="77777777" w:rsidR="00007707" w:rsidRDefault="0000770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B3E16" w14:textId="77777777" w:rsidR="00562014" w:rsidRDefault="0056201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2017840"/>
      <w:docPartObj>
        <w:docPartGallery w:val="Page Numbers (Bottom of Page)"/>
        <w:docPartUnique/>
      </w:docPartObj>
    </w:sdtPr>
    <w:sdtEndPr>
      <w:rPr>
        <w:noProof/>
      </w:rPr>
    </w:sdtEndPr>
    <w:sdtContent>
      <w:p w14:paraId="212341B1" w14:textId="77777777" w:rsidR="00BD4FFA" w:rsidRPr="00562014" w:rsidRDefault="00BD4FFA">
        <w:pPr>
          <w:pStyle w:val="Footer"/>
          <w:jc w:val="center"/>
          <w:rPr>
            <w:rFonts w:ascii="Times New Roman" w:hAnsi="Times New Roman"/>
            <w:noProof/>
          </w:rPr>
        </w:pPr>
        <w:r w:rsidRPr="00562014">
          <w:rPr>
            <w:rFonts w:ascii="Times New Roman" w:hAnsi="Times New Roman"/>
          </w:rPr>
          <w:fldChar w:fldCharType="begin"/>
        </w:r>
        <w:r w:rsidRPr="00562014">
          <w:rPr>
            <w:rFonts w:ascii="Times New Roman" w:hAnsi="Times New Roman"/>
          </w:rPr>
          <w:instrText xml:space="preserve"> PAGE   \* MERGEFORMAT </w:instrText>
        </w:r>
        <w:r w:rsidRPr="00562014">
          <w:rPr>
            <w:rFonts w:ascii="Times New Roman" w:hAnsi="Times New Roman"/>
          </w:rPr>
          <w:fldChar w:fldCharType="separate"/>
        </w:r>
        <w:r w:rsidRPr="00562014">
          <w:rPr>
            <w:rFonts w:ascii="Times New Roman" w:hAnsi="Times New Roman"/>
            <w:noProof/>
          </w:rPr>
          <w:t>2</w:t>
        </w:r>
        <w:r w:rsidRPr="00562014">
          <w:rPr>
            <w:rFonts w:ascii="Times New Roman" w:hAnsi="Times New Roman"/>
            <w:noProof/>
          </w:rPr>
          <w:fldChar w:fldCharType="end"/>
        </w:r>
      </w:p>
      <w:p w14:paraId="1B9CE1EB" w14:textId="77777777" w:rsidR="00BD4FFA" w:rsidRDefault="00000000">
        <w:pPr>
          <w:pStyle w:val="Footer"/>
          <w:jc w:val="center"/>
        </w:pPr>
      </w:p>
    </w:sdtContent>
  </w:sdt>
  <w:p w14:paraId="6C93B927" w14:textId="77777777" w:rsidR="00BD4FFA" w:rsidRDefault="00BD4FF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9214022"/>
      <w:docPartObj>
        <w:docPartGallery w:val="Page Numbers (Bottom of Page)"/>
        <w:docPartUnique/>
      </w:docPartObj>
    </w:sdtPr>
    <w:sdtEndPr>
      <w:rPr>
        <w:noProof/>
      </w:rPr>
    </w:sdtEndPr>
    <w:sdtContent>
      <w:p w14:paraId="613E7D4C" w14:textId="77777777" w:rsidR="00BD4FFA" w:rsidRPr="00562014" w:rsidRDefault="00BD4FFA">
        <w:pPr>
          <w:pStyle w:val="Footer"/>
          <w:jc w:val="center"/>
          <w:rPr>
            <w:rFonts w:ascii="Times New Roman" w:hAnsi="Times New Roman"/>
            <w:noProof/>
          </w:rPr>
        </w:pPr>
        <w:r w:rsidRPr="00562014">
          <w:rPr>
            <w:rFonts w:ascii="Times New Roman" w:hAnsi="Times New Roman"/>
          </w:rPr>
          <w:fldChar w:fldCharType="begin"/>
        </w:r>
        <w:r w:rsidRPr="00562014">
          <w:rPr>
            <w:rFonts w:ascii="Times New Roman" w:hAnsi="Times New Roman"/>
          </w:rPr>
          <w:instrText xml:space="preserve"> PAGE   \* MERGEFORMAT </w:instrText>
        </w:r>
        <w:r w:rsidRPr="00562014">
          <w:rPr>
            <w:rFonts w:ascii="Times New Roman" w:hAnsi="Times New Roman"/>
          </w:rPr>
          <w:fldChar w:fldCharType="separate"/>
        </w:r>
        <w:r w:rsidRPr="00562014">
          <w:rPr>
            <w:rFonts w:ascii="Times New Roman" w:hAnsi="Times New Roman"/>
            <w:noProof/>
          </w:rPr>
          <w:t>2</w:t>
        </w:r>
        <w:r w:rsidRPr="00562014">
          <w:rPr>
            <w:rFonts w:ascii="Times New Roman" w:hAnsi="Times New Roman"/>
            <w:noProof/>
          </w:rPr>
          <w:fldChar w:fldCharType="end"/>
        </w:r>
      </w:p>
      <w:p w14:paraId="6B39A0FE" w14:textId="77777777" w:rsidR="00BD4FFA" w:rsidRDefault="00000000">
        <w:pPr>
          <w:pStyle w:val="Footer"/>
          <w:jc w:val="center"/>
        </w:pPr>
      </w:p>
    </w:sdtContent>
  </w:sdt>
  <w:p w14:paraId="1CE21CD9" w14:textId="77777777" w:rsidR="00BD4FFA" w:rsidRDefault="00BD4F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69A5F" w14:textId="77777777" w:rsidR="00B062B0" w:rsidRDefault="00B062B0" w:rsidP="004252DD">
      <w:pPr>
        <w:spacing w:after="0" w:line="240" w:lineRule="auto"/>
      </w:pPr>
      <w:r>
        <w:separator/>
      </w:r>
    </w:p>
  </w:footnote>
  <w:footnote w:type="continuationSeparator" w:id="0">
    <w:p w14:paraId="5A8E851C" w14:textId="77777777" w:rsidR="00B062B0" w:rsidRDefault="00B062B0" w:rsidP="004252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21964" w14:textId="77777777" w:rsidR="00562014" w:rsidRDefault="0056201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9760C" w14:textId="5662DD72" w:rsidR="00E20BDF" w:rsidRPr="00D64752" w:rsidRDefault="00E20BDF" w:rsidP="00D64752">
    <w:pPr>
      <w:pStyle w:val="Header"/>
      <w:jc w:val="right"/>
      <w:rPr>
        <w:rFonts w:ascii="Times New Roman" w:hAnsi="Times New Roman"/>
        <w:i/>
        <w:iCs/>
        <w:sz w:val="22"/>
        <w:szCs w:val="28"/>
      </w:rPr>
    </w:pPr>
    <w:r w:rsidRPr="00D64752">
      <w:rPr>
        <w:rFonts w:ascii="Times New Roman" w:hAnsi="Times New Roman"/>
        <w:i/>
        <w:iCs/>
        <w:sz w:val="22"/>
        <w:szCs w:val="28"/>
      </w:rPr>
      <w:t xml:space="preserve">D&amp;D draft </w:t>
    </w:r>
    <w:r w:rsidR="00D64752">
      <w:rPr>
        <w:rFonts w:ascii="Times New Roman" w:hAnsi="Times New Roman"/>
        <w:i/>
        <w:iCs/>
        <w:sz w:val="22"/>
        <w:szCs w:val="28"/>
      </w:rPr>
      <w:t xml:space="preserve">for discussions </w:t>
    </w:r>
    <w:r w:rsidRPr="00D64752">
      <w:rPr>
        <w:rFonts w:ascii="Times New Roman" w:hAnsi="Times New Roman"/>
        <w:i/>
        <w:iCs/>
        <w:sz w:val="22"/>
        <w:szCs w:val="28"/>
      </w:rPr>
      <w:t xml:space="preserve">dated </w:t>
    </w:r>
    <w:r w:rsidR="00AC448C">
      <w:rPr>
        <w:rFonts w:ascii="Times New Roman" w:hAnsi="Times New Roman"/>
        <w:i/>
        <w:iCs/>
        <w:sz w:val="22"/>
        <w:szCs w:val="28"/>
      </w:rPr>
      <w:t>August</w:t>
    </w:r>
    <w:r w:rsidR="00AC448C" w:rsidRPr="00D64752">
      <w:rPr>
        <w:rFonts w:ascii="Times New Roman" w:hAnsi="Times New Roman"/>
        <w:i/>
        <w:iCs/>
        <w:sz w:val="22"/>
        <w:szCs w:val="28"/>
      </w:rPr>
      <w:t xml:space="preserve"> </w:t>
    </w:r>
    <w:r w:rsidR="00AC448C">
      <w:rPr>
        <w:rFonts w:ascii="Times New Roman" w:hAnsi="Times New Roman"/>
        <w:i/>
        <w:iCs/>
        <w:sz w:val="22"/>
        <w:szCs w:val="28"/>
      </w:rPr>
      <w:t>1</w:t>
    </w:r>
    <w:r w:rsidR="00943FCF">
      <w:rPr>
        <w:rFonts w:ascii="Times New Roman" w:hAnsi="Times New Roman"/>
        <w:i/>
        <w:iCs/>
        <w:sz w:val="22"/>
        <w:szCs w:val="28"/>
      </w:rPr>
      <w:t>9</w:t>
    </w:r>
    <w:r w:rsidRPr="00D64752">
      <w:rPr>
        <w:rFonts w:ascii="Times New Roman" w:hAnsi="Times New Roman"/>
        <w:i/>
        <w:iCs/>
        <w:sz w:val="22"/>
        <w:szCs w:val="28"/>
      </w:rPr>
      <w:t>, 202</w:t>
    </w:r>
    <w:r w:rsidR="00237B28" w:rsidRPr="00D64752">
      <w:rPr>
        <w:rFonts w:ascii="Times New Roman" w:hAnsi="Times New Roman"/>
        <w:i/>
        <w:iCs/>
        <w:sz w:val="22"/>
        <w:szCs w:val="28"/>
      </w:rPr>
      <w:t>5</w:t>
    </w:r>
  </w:p>
  <w:p w14:paraId="5D6D6CB2" w14:textId="5986CF45" w:rsidR="00E20BDF" w:rsidRPr="00D64752" w:rsidRDefault="00E20BDF" w:rsidP="00D64752">
    <w:pPr>
      <w:pStyle w:val="Header"/>
      <w:jc w:val="right"/>
      <w:rPr>
        <w:rFonts w:ascii="Times New Roman" w:hAnsi="Times New Roman"/>
        <w:i/>
        <w:iCs/>
        <w:sz w:val="22"/>
        <w:szCs w:val="28"/>
      </w:rPr>
    </w:pPr>
    <w:r w:rsidRPr="00D64752">
      <w:rPr>
        <w:rFonts w:ascii="Times New Roman" w:hAnsi="Times New Roman"/>
        <w:i/>
        <w:iCs/>
        <w:sz w:val="22"/>
        <w:szCs w:val="28"/>
      </w:rPr>
      <w:t>Privileged &amp; Confidential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41364" w14:textId="77777777" w:rsidR="00562014" w:rsidRDefault="005620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3185D"/>
    <w:multiLevelType w:val="hybridMultilevel"/>
    <w:tmpl w:val="F4AACB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2D789A"/>
    <w:multiLevelType w:val="hybridMultilevel"/>
    <w:tmpl w:val="EEEC6DC2"/>
    <w:lvl w:ilvl="0" w:tplc="F6D4C8C0">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4B710BB"/>
    <w:multiLevelType w:val="hybridMultilevel"/>
    <w:tmpl w:val="68F617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E8F33B0"/>
    <w:multiLevelType w:val="hybridMultilevel"/>
    <w:tmpl w:val="442E0BFC"/>
    <w:lvl w:ilvl="0" w:tplc="0409000F">
      <w:start w:val="1"/>
      <w:numFmt w:val="decimal"/>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 w15:restartNumberingAfterBreak="0">
    <w:nsid w:val="0ED95BEC"/>
    <w:multiLevelType w:val="hybridMultilevel"/>
    <w:tmpl w:val="2252FBCC"/>
    <w:lvl w:ilvl="0" w:tplc="4009000F">
      <w:start w:val="1"/>
      <w:numFmt w:val="decimal"/>
      <w:lvlText w:val="%1."/>
      <w:lvlJc w:val="left"/>
      <w:pPr>
        <w:ind w:left="785" w:hanging="360"/>
      </w:pPr>
      <w:rPr>
        <w:rFonts w:hint="default"/>
      </w:r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5" w15:restartNumberingAfterBreak="0">
    <w:nsid w:val="1A543E79"/>
    <w:multiLevelType w:val="hybridMultilevel"/>
    <w:tmpl w:val="314EFE24"/>
    <w:lvl w:ilvl="0" w:tplc="639A83D6">
      <w:start w:val="1"/>
      <w:numFmt w:val="decimal"/>
      <w:lvlText w:val="%1."/>
      <w:lvlJc w:val="left"/>
      <w:pPr>
        <w:ind w:left="720" w:hanging="360"/>
      </w:pPr>
      <w:rPr>
        <w:rFonts w:hint="default"/>
        <w:sz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304CB8"/>
    <w:multiLevelType w:val="hybridMultilevel"/>
    <w:tmpl w:val="2A30BA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390D44"/>
    <w:multiLevelType w:val="hybridMultilevel"/>
    <w:tmpl w:val="18945D02"/>
    <w:lvl w:ilvl="0" w:tplc="9CB08A86">
      <w:start w:val="1"/>
      <w:numFmt w:val="decimal"/>
      <w:lvlText w:val="%1."/>
      <w:lvlJc w:val="left"/>
      <w:pPr>
        <w:ind w:left="502" w:hanging="360"/>
      </w:pPr>
      <w:rPr>
        <w:b w:val="0"/>
        <w:bCs w:val="0"/>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8" w15:restartNumberingAfterBreak="0">
    <w:nsid w:val="2F785699"/>
    <w:multiLevelType w:val="hybridMultilevel"/>
    <w:tmpl w:val="9620F14A"/>
    <w:lvl w:ilvl="0" w:tplc="27A2F85C">
      <w:start w:val="1"/>
      <w:numFmt w:val="decimal"/>
      <w:lvlText w:val="%1."/>
      <w:lvlJc w:val="left"/>
      <w:pPr>
        <w:ind w:left="502" w:hanging="360"/>
      </w:pPr>
      <w:rPr>
        <w:rFonts w:hint="default"/>
        <w:b w:val="0"/>
        <w:bCs w:val="0"/>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9" w15:restartNumberingAfterBreak="0">
    <w:nsid w:val="40E12742"/>
    <w:multiLevelType w:val="hybridMultilevel"/>
    <w:tmpl w:val="7FBE35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1644AE2"/>
    <w:multiLevelType w:val="hybridMultilevel"/>
    <w:tmpl w:val="E5964506"/>
    <w:lvl w:ilvl="0" w:tplc="C44C3948">
      <w:start w:val="20"/>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8EA74B7"/>
    <w:multiLevelType w:val="hybridMultilevel"/>
    <w:tmpl w:val="9D2E8A94"/>
    <w:lvl w:ilvl="0" w:tplc="C62E54BC">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5A1587D"/>
    <w:multiLevelType w:val="hybridMultilevel"/>
    <w:tmpl w:val="BE80C6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E065273"/>
    <w:multiLevelType w:val="hybridMultilevel"/>
    <w:tmpl w:val="CA2C85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4857D74"/>
    <w:multiLevelType w:val="hybridMultilevel"/>
    <w:tmpl w:val="04B27D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9E13B28"/>
    <w:multiLevelType w:val="hybridMultilevel"/>
    <w:tmpl w:val="350C8648"/>
    <w:lvl w:ilvl="0" w:tplc="C62E54BC">
      <w:start w:val="1"/>
      <w:numFmt w:val="decimal"/>
      <w:lvlText w:val="%1."/>
      <w:lvlJc w:val="left"/>
      <w:pPr>
        <w:tabs>
          <w:tab w:val="num" w:pos="360"/>
        </w:tabs>
        <w:ind w:left="720" w:hanging="72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16" w15:restartNumberingAfterBreak="0">
    <w:nsid w:val="71C43D97"/>
    <w:multiLevelType w:val="hybridMultilevel"/>
    <w:tmpl w:val="1D1E7AE8"/>
    <w:lvl w:ilvl="0" w:tplc="C32AAEC6">
      <w:start w:val="1"/>
      <w:numFmt w:val="decimal"/>
      <w:lvlText w:val="%1."/>
      <w:lvlJc w:val="left"/>
      <w:pPr>
        <w:ind w:left="502" w:hanging="360"/>
      </w:pPr>
      <w:rPr>
        <w:rFonts w:hint="default"/>
        <w:b w:val="0"/>
        <w:bCs w:val="0"/>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17" w15:restartNumberingAfterBreak="0">
    <w:nsid w:val="77920127"/>
    <w:multiLevelType w:val="hybridMultilevel"/>
    <w:tmpl w:val="A0AA3C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1065207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71387305">
    <w:abstractNumId w:val="3"/>
  </w:num>
  <w:num w:numId="3" w16cid:durableId="53596941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03663587">
    <w:abstractNumId w:val="9"/>
  </w:num>
  <w:num w:numId="5" w16cid:durableId="1312097725">
    <w:abstractNumId w:val="5"/>
  </w:num>
  <w:num w:numId="6" w16cid:durableId="2048678666">
    <w:abstractNumId w:val="16"/>
  </w:num>
  <w:num w:numId="7" w16cid:durableId="904796225">
    <w:abstractNumId w:val="7"/>
  </w:num>
  <w:num w:numId="8" w16cid:durableId="484662838">
    <w:abstractNumId w:val="8"/>
  </w:num>
  <w:num w:numId="9" w16cid:durableId="539244264">
    <w:abstractNumId w:val="4"/>
  </w:num>
  <w:num w:numId="10" w16cid:durableId="648704289">
    <w:abstractNumId w:val="17"/>
  </w:num>
  <w:num w:numId="11" w16cid:durableId="2077824609">
    <w:abstractNumId w:val="6"/>
  </w:num>
  <w:num w:numId="12" w16cid:durableId="1565943881">
    <w:abstractNumId w:val="14"/>
  </w:num>
  <w:num w:numId="13" w16cid:durableId="229072907">
    <w:abstractNumId w:val="10"/>
  </w:num>
  <w:num w:numId="14" w16cid:durableId="1802649727">
    <w:abstractNumId w:val="1"/>
  </w:num>
  <w:num w:numId="15" w16cid:durableId="1946813527">
    <w:abstractNumId w:val="2"/>
  </w:num>
  <w:num w:numId="16" w16cid:durableId="1543444610">
    <w:abstractNumId w:val="13"/>
  </w:num>
  <w:num w:numId="17" w16cid:durableId="1096483638">
    <w:abstractNumId w:val="12"/>
  </w:num>
  <w:num w:numId="18" w16cid:durableId="1234044767">
    <w:abstractNumId w:val="0"/>
  </w:num>
  <w:num w:numId="19" w16cid:durableId="1206143134">
    <w:abstractNumId w:val="15"/>
  </w:num>
  <w:num w:numId="20" w16cid:durableId="1697729272">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shra.mahek@yahoo.com">
    <w15:presenceInfo w15:providerId="Windows Live" w15:userId="2137d82e36445f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2DD"/>
    <w:rsid w:val="000002E6"/>
    <w:rsid w:val="00002440"/>
    <w:rsid w:val="00007707"/>
    <w:rsid w:val="00014DC2"/>
    <w:rsid w:val="000177D3"/>
    <w:rsid w:val="00026C7E"/>
    <w:rsid w:val="00034818"/>
    <w:rsid w:val="000418CA"/>
    <w:rsid w:val="00042AF4"/>
    <w:rsid w:val="00045074"/>
    <w:rsid w:val="00060E56"/>
    <w:rsid w:val="00067C40"/>
    <w:rsid w:val="00087F62"/>
    <w:rsid w:val="000A61FD"/>
    <w:rsid w:val="000B24B8"/>
    <w:rsid w:val="000C6466"/>
    <w:rsid w:val="000C76EB"/>
    <w:rsid w:val="000E18E7"/>
    <w:rsid w:val="000F75CA"/>
    <w:rsid w:val="00101E71"/>
    <w:rsid w:val="00104179"/>
    <w:rsid w:val="001052E2"/>
    <w:rsid w:val="00110E64"/>
    <w:rsid w:val="001119B0"/>
    <w:rsid w:val="00130E8A"/>
    <w:rsid w:val="00134A38"/>
    <w:rsid w:val="00137EFA"/>
    <w:rsid w:val="00140AF9"/>
    <w:rsid w:val="00141F94"/>
    <w:rsid w:val="00152DBA"/>
    <w:rsid w:val="001531C0"/>
    <w:rsid w:val="00155083"/>
    <w:rsid w:val="001716C4"/>
    <w:rsid w:val="00176FEF"/>
    <w:rsid w:val="00184B54"/>
    <w:rsid w:val="00191454"/>
    <w:rsid w:val="001A06A6"/>
    <w:rsid w:val="001B04F6"/>
    <w:rsid w:val="001B2A4F"/>
    <w:rsid w:val="001C7AF2"/>
    <w:rsid w:val="001D2885"/>
    <w:rsid w:val="001D37E2"/>
    <w:rsid w:val="001D779A"/>
    <w:rsid w:val="001E1CA9"/>
    <w:rsid w:val="001F3724"/>
    <w:rsid w:val="001F60E4"/>
    <w:rsid w:val="00204C59"/>
    <w:rsid w:val="0023779A"/>
    <w:rsid w:val="00237B28"/>
    <w:rsid w:val="00252CCA"/>
    <w:rsid w:val="00252EC0"/>
    <w:rsid w:val="00260495"/>
    <w:rsid w:val="002614B4"/>
    <w:rsid w:val="0027604B"/>
    <w:rsid w:val="00282E4C"/>
    <w:rsid w:val="00283C77"/>
    <w:rsid w:val="00292864"/>
    <w:rsid w:val="00296513"/>
    <w:rsid w:val="00296F38"/>
    <w:rsid w:val="002A5E7D"/>
    <w:rsid w:val="002B0745"/>
    <w:rsid w:val="002C700A"/>
    <w:rsid w:val="002E13F6"/>
    <w:rsid w:val="002E2162"/>
    <w:rsid w:val="002F7E3B"/>
    <w:rsid w:val="00305872"/>
    <w:rsid w:val="00312DE7"/>
    <w:rsid w:val="0031733B"/>
    <w:rsid w:val="00323002"/>
    <w:rsid w:val="00324B3A"/>
    <w:rsid w:val="00336218"/>
    <w:rsid w:val="003454FA"/>
    <w:rsid w:val="003463AB"/>
    <w:rsid w:val="0035243B"/>
    <w:rsid w:val="00364E13"/>
    <w:rsid w:val="00372002"/>
    <w:rsid w:val="003809AC"/>
    <w:rsid w:val="003A128A"/>
    <w:rsid w:val="003A1A66"/>
    <w:rsid w:val="003A3FBE"/>
    <w:rsid w:val="003A42B8"/>
    <w:rsid w:val="003A5466"/>
    <w:rsid w:val="003A7EB7"/>
    <w:rsid w:val="003C1B86"/>
    <w:rsid w:val="003C3E31"/>
    <w:rsid w:val="003D599E"/>
    <w:rsid w:val="003D6997"/>
    <w:rsid w:val="00407C88"/>
    <w:rsid w:val="00421A49"/>
    <w:rsid w:val="004252DD"/>
    <w:rsid w:val="00430281"/>
    <w:rsid w:val="0043167D"/>
    <w:rsid w:val="004318EC"/>
    <w:rsid w:val="00432D15"/>
    <w:rsid w:val="004418CA"/>
    <w:rsid w:val="0045107F"/>
    <w:rsid w:val="00452E6C"/>
    <w:rsid w:val="004603F6"/>
    <w:rsid w:val="004B2BCB"/>
    <w:rsid w:val="004F52AA"/>
    <w:rsid w:val="004F7C35"/>
    <w:rsid w:val="00503F77"/>
    <w:rsid w:val="00504873"/>
    <w:rsid w:val="00515450"/>
    <w:rsid w:val="0051746C"/>
    <w:rsid w:val="00526A5A"/>
    <w:rsid w:val="0053087D"/>
    <w:rsid w:val="00546B5F"/>
    <w:rsid w:val="00551882"/>
    <w:rsid w:val="00552DA9"/>
    <w:rsid w:val="00562014"/>
    <w:rsid w:val="00566CB1"/>
    <w:rsid w:val="00581F52"/>
    <w:rsid w:val="00594497"/>
    <w:rsid w:val="00596771"/>
    <w:rsid w:val="005A6F7E"/>
    <w:rsid w:val="005B1EC5"/>
    <w:rsid w:val="005B2D2D"/>
    <w:rsid w:val="005C4EBC"/>
    <w:rsid w:val="005D0261"/>
    <w:rsid w:val="005D1B3C"/>
    <w:rsid w:val="005D623C"/>
    <w:rsid w:val="005E1E0C"/>
    <w:rsid w:val="005E2CD8"/>
    <w:rsid w:val="00605C1B"/>
    <w:rsid w:val="00615DFC"/>
    <w:rsid w:val="00624A40"/>
    <w:rsid w:val="006354AD"/>
    <w:rsid w:val="00641722"/>
    <w:rsid w:val="0064724E"/>
    <w:rsid w:val="00666825"/>
    <w:rsid w:val="006672DB"/>
    <w:rsid w:val="00681000"/>
    <w:rsid w:val="00682DF0"/>
    <w:rsid w:val="00692B9B"/>
    <w:rsid w:val="006A18B5"/>
    <w:rsid w:val="006B4E60"/>
    <w:rsid w:val="006B7669"/>
    <w:rsid w:val="006C7838"/>
    <w:rsid w:val="006C7B0E"/>
    <w:rsid w:val="006C7BFF"/>
    <w:rsid w:val="006D44C3"/>
    <w:rsid w:val="006E1BB3"/>
    <w:rsid w:val="007012F8"/>
    <w:rsid w:val="00702B11"/>
    <w:rsid w:val="00714AC8"/>
    <w:rsid w:val="0073535D"/>
    <w:rsid w:val="0073613D"/>
    <w:rsid w:val="00737BE8"/>
    <w:rsid w:val="00750396"/>
    <w:rsid w:val="00754122"/>
    <w:rsid w:val="00756858"/>
    <w:rsid w:val="00764A9B"/>
    <w:rsid w:val="007666DB"/>
    <w:rsid w:val="0077237E"/>
    <w:rsid w:val="00772790"/>
    <w:rsid w:val="007734B4"/>
    <w:rsid w:val="0077735C"/>
    <w:rsid w:val="007810A3"/>
    <w:rsid w:val="00791F95"/>
    <w:rsid w:val="0079219D"/>
    <w:rsid w:val="007A1B36"/>
    <w:rsid w:val="007A207B"/>
    <w:rsid w:val="007A7B67"/>
    <w:rsid w:val="007B1855"/>
    <w:rsid w:val="007B5B1E"/>
    <w:rsid w:val="007C7B52"/>
    <w:rsid w:val="007D323D"/>
    <w:rsid w:val="007D5850"/>
    <w:rsid w:val="007E1F39"/>
    <w:rsid w:val="007F0950"/>
    <w:rsid w:val="007F3A89"/>
    <w:rsid w:val="00801263"/>
    <w:rsid w:val="00804E22"/>
    <w:rsid w:val="00820D10"/>
    <w:rsid w:val="0082487D"/>
    <w:rsid w:val="008269AB"/>
    <w:rsid w:val="008354CC"/>
    <w:rsid w:val="00843D1F"/>
    <w:rsid w:val="00855376"/>
    <w:rsid w:val="0086517C"/>
    <w:rsid w:val="008768BC"/>
    <w:rsid w:val="00881A10"/>
    <w:rsid w:val="00891587"/>
    <w:rsid w:val="00892F66"/>
    <w:rsid w:val="00895148"/>
    <w:rsid w:val="00896E71"/>
    <w:rsid w:val="008A07EE"/>
    <w:rsid w:val="008A3159"/>
    <w:rsid w:val="008A786D"/>
    <w:rsid w:val="008C0714"/>
    <w:rsid w:val="008C2F1C"/>
    <w:rsid w:val="008C5572"/>
    <w:rsid w:val="008E0175"/>
    <w:rsid w:val="008E335C"/>
    <w:rsid w:val="008E3D05"/>
    <w:rsid w:val="008E64B9"/>
    <w:rsid w:val="00901D34"/>
    <w:rsid w:val="00921A63"/>
    <w:rsid w:val="00924F91"/>
    <w:rsid w:val="00933D74"/>
    <w:rsid w:val="0093571A"/>
    <w:rsid w:val="00943FCF"/>
    <w:rsid w:val="00952751"/>
    <w:rsid w:val="0095446F"/>
    <w:rsid w:val="00960AB9"/>
    <w:rsid w:val="009654EA"/>
    <w:rsid w:val="00985CB2"/>
    <w:rsid w:val="00994CE0"/>
    <w:rsid w:val="009954D8"/>
    <w:rsid w:val="00995DED"/>
    <w:rsid w:val="009A78EC"/>
    <w:rsid w:val="009C0650"/>
    <w:rsid w:val="009D623E"/>
    <w:rsid w:val="009E72A6"/>
    <w:rsid w:val="009F572B"/>
    <w:rsid w:val="00A165C8"/>
    <w:rsid w:val="00A16794"/>
    <w:rsid w:val="00A22C84"/>
    <w:rsid w:val="00A3574B"/>
    <w:rsid w:val="00A4050D"/>
    <w:rsid w:val="00A50B31"/>
    <w:rsid w:val="00A50B8D"/>
    <w:rsid w:val="00A5125E"/>
    <w:rsid w:val="00A55DC8"/>
    <w:rsid w:val="00A6478F"/>
    <w:rsid w:val="00A64C2A"/>
    <w:rsid w:val="00A80C77"/>
    <w:rsid w:val="00A93A3B"/>
    <w:rsid w:val="00A95A26"/>
    <w:rsid w:val="00A96265"/>
    <w:rsid w:val="00AA4001"/>
    <w:rsid w:val="00AA6B92"/>
    <w:rsid w:val="00AC448C"/>
    <w:rsid w:val="00AC659E"/>
    <w:rsid w:val="00AD4238"/>
    <w:rsid w:val="00AE4815"/>
    <w:rsid w:val="00B04992"/>
    <w:rsid w:val="00B062B0"/>
    <w:rsid w:val="00B413A2"/>
    <w:rsid w:val="00B51FEF"/>
    <w:rsid w:val="00B5243A"/>
    <w:rsid w:val="00B53DB4"/>
    <w:rsid w:val="00B65789"/>
    <w:rsid w:val="00B67282"/>
    <w:rsid w:val="00B70DAA"/>
    <w:rsid w:val="00B7471F"/>
    <w:rsid w:val="00B75DE6"/>
    <w:rsid w:val="00B872B6"/>
    <w:rsid w:val="00BB3498"/>
    <w:rsid w:val="00BB67CA"/>
    <w:rsid w:val="00BC5225"/>
    <w:rsid w:val="00BC5A5F"/>
    <w:rsid w:val="00BC6EF6"/>
    <w:rsid w:val="00BD4FFA"/>
    <w:rsid w:val="00BE00CE"/>
    <w:rsid w:val="00BE3A25"/>
    <w:rsid w:val="00BE53F4"/>
    <w:rsid w:val="00BF578F"/>
    <w:rsid w:val="00C0140D"/>
    <w:rsid w:val="00C02044"/>
    <w:rsid w:val="00C1201B"/>
    <w:rsid w:val="00C1762C"/>
    <w:rsid w:val="00C17F05"/>
    <w:rsid w:val="00C32CD7"/>
    <w:rsid w:val="00C3328A"/>
    <w:rsid w:val="00C359DB"/>
    <w:rsid w:val="00C45EFF"/>
    <w:rsid w:val="00C562D0"/>
    <w:rsid w:val="00C71EAB"/>
    <w:rsid w:val="00C74C12"/>
    <w:rsid w:val="00C820F1"/>
    <w:rsid w:val="00C970A2"/>
    <w:rsid w:val="00CB2B71"/>
    <w:rsid w:val="00CB3C7E"/>
    <w:rsid w:val="00CC0A04"/>
    <w:rsid w:val="00CC5EB6"/>
    <w:rsid w:val="00CD66F3"/>
    <w:rsid w:val="00CD7766"/>
    <w:rsid w:val="00CF39A6"/>
    <w:rsid w:val="00CF4662"/>
    <w:rsid w:val="00D00FD7"/>
    <w:rsid w:val="00D0409A"/>
    <w:rsid w:val="00D04487"/>
    <w:rsid w:val="00D04849"/>
    <w:rsid w:val="00D21A03"/>
    <w:rsid w:val="00D2573D"/>
    <w:rsid w:val="00D330A5"/>
    <w:rsid w:val="00D40DED"/>
    <w:rsid w:val="00D42E8D"/>
    <w:rsid w:val="00D47E61"/>
    <w:rsid w:val="00D50BF9"/>
    <w:rsid w:val="00D56789"/>
    <w:rsid w:val="00D64752"/>
    <w:rsid w:val="00D733EE"/>
    <w:rsid w:val="00D922FA"/>
    <w:rsid w:val="00D9785F"/>
    <w:rsid w:val="00DA6C03"/>
    <w:rsid w:val="00DB3EBB"/>
    <w:rsid w:val="00DD7807"/>
    <w:rsid w:val="00DE6581"/>
    <w:rsid w:val="00DF222F"/>
    <w:rsid w:val="00E0349A"/>
    <w:rsid w:val="00E03E87"/>
    <w:rsid w:val="00E136BA"/>
    <w:rsid w:val="00E153CA"/>
    <w:rsid w:val="00E171F1"/>
    <w:rsid w:val="00E20BDF"/>
    <w:rsid w:val="00E2408C"/>
    <w:rsid w:val="00E325E8"/>
    <w:rsid w:val="00E346C6"/>
    <w:rsid w:val="00E35ABF"/>
    <w:rsid w:val="00E37137"/>
    <w:rsid w:val="00E50C8E"/>
    <w:rsid w:val="00E51046"/>
    <w:rsid w:val="00E51AF3"/>
    <w:rsid w:val="00E8228E"/>
    <w:rsid w:val="00E826B4"/>
    <w:rsid w:val="00E94DE2"/>
    <w:rsid w:val="00EA30C8"/>
    <w:rsid w:val="00EA3CC9"/>
    <w:rsid w:val="00EA4E86"/>
    <w:rsid w:val="00EB6F02"/>
    <w:rsid w:val="00EC0DAC"/>
    <w:rsid w:val="00EC3B2D"/>
    <w:rsid w:val="00F01FAD"/>
    <w:rsid w:val="00F027E3"/>
    <w:rsid w:val="00F12F2F"/>
    <w:rsid w:val="00F3074B"/>
    <w:rsid w:val="00F314CE"/>
    <w:rsid w:val="00F41584"/>
    <w:rsid w:val="00F516BD"/>
    <w:rsid w:val="00F633EC"/>
    <w:rsid w:val="00F637D7"/>
    <w:rsid w:val="00F70EF4"/>
    <w:rsid w:val="00F82F1B"/>
    <w:rsid w:val="00F840EF"/>
    <w:rsid w:val="00F860E3"/>
    <w:rsid w:val="00F948F0"/>
    <w:rsid w:val="00FA7CEA"/>
    <w:rsid w:val="00FB7FEE"/>
    <w:rsid w:val="00FC1236"/>
    <w:rsid w:val="00FC7C63"/>
    <w:rsid w:val="00FD0E3A"/>
    <w:rsid w:val="00FE498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5F3DDE"/>
  <w15:chartTrackingRefBased/>
  <w15:docId w15:val="{1F4DE15B-B515-4697-879E-3A3651C07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level1"/>
    <w:basedOn w:val="Normal"/>
    <w:next w:val="Normal"/>
    <w:link w:val="Heading1Char"/>
    <w:uiPriority w:val="9"/>
    <w:qFormat/>
    <w:rsid w:val="004252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h2,h21,h22,h23,h24,h25,h26,h27,h28,h211,h221,h231,h241,h251,h261,h271,h29,h212,h222,h232,h242,h252,h262,h272,h210,h213,h223,h233,h243,h253,h263,h273,h214,h224,h234,h244,h254,h264,h274,h281,h2111,h2211,h2311,h2411,h2511,h2611,h2711,h291,h2121,2"/>
    <w:basedOn w:val="Normal"/>
    <w:next w:val="Normal"/>
    <w:link w:val="Heading2Char"/>
    <w:unhideWhenUsed/>
    <w:qFormat/>
    <w:rsid w:val="004252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4252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4252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4252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4252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4252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4252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4252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level1 Char"/>
    <w:basedOn w:val="DefaultParagraphFont"/>
    <w:link w:val="Heading1"/>
    <w:uiPriority w:val="9"/>
    <w:rsid w:val="004252DD"/>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h2 Char,h21 Char,h22 Char,h23 Char,h24 Char,h25 Char,h26 Char,h27 Char,h28 Char,h211 Char,h221 Char,h231 Char,h241 Char,h251 Char,h261 Char,h271 Char,h29 Char,h212 Char,h222 Char,h232 Char,h242 Char,h252 Char,h262 Char,h272 Char,h210 Char"/>
    <w:basedOn w:val="DefaultParagraphFont"/>
    <w:link w:val="Heading2"/>
    <w:uiPriority w:val="9"/>
    <w:semiHidden/>
    <w:rsid w:val="004252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52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52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52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52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52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52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52DD"/>
    <w:rPr>
      <w:rFonts w:eastAsiaTheme="majorEastAsia" w:cstheme="majorBidi"/>
      <w:color w:val="272727" w:themeColor="text1" w:themeTint="D8"/>
    </w:rPr>
  </w:style>
  <w:style w:type="paragraph" w:styleId="Title">
    <w:name w:val="Title"/>
    <w:basedOn w:val="Normal"/>
    <w:next w:val="Normal"/>
    <w:link w:val="TitleChar"/>
    <w:qFormat/>
    <w:rsid w:val="004252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52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52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52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52DD"/>
    <w:pPr>
      <w:spacing w:before="160"/>
      <w:jc w:val="center"/>
    </w:pPr>
    <w:rPr>
      <w:i/>
      <w:iCs/>
      <w:color w:val="404040" w:themeColor="text1" w:themeTint="BF"/>
    </w:rPr>
  </w:style>
  <w:style w:type="character" w:customStyle="1" w:styleId="QuoteChar">
    <w:name w:val="Quote Char"/>
    <w:basedOn w:val="DefaultParagraphFont"/>
    <w:link w:val="Quote"/>
    <w:uiPriority w:val="29"/>
    <w:rsid w:val="004252DD"/>
    <w:rPr>
      <w:i/>
      <w:iCs/>
      <w:color w:val="404040" w:themeColor="text1" w:themeTint="BF"/>
    </w:rPr>
  </w:style>
  <w:style w:type="paragraph" w:styleId="ListParagraph">
    <w:name w:val="List Paragraph"/>
    <w:aliases w:val="Heading 93,Heading 94,Heading 95,Bullet List,FooterText,List Paragraph Char Char,b1,Number_1,new,SGLText List Paragraph,heading 4,in"/>
    <w:basedOn w:val="Normal"/>
    <w:uiPriority w:val="34"/>
    <w:qFormat/>
    <w:rsid w:val="004252DD"/>
    <w:pPr>
      <w:ind w:left="720"/>
      <w:contextualSpacing/>
    </w:pPr>
  </w:style>
  <w:style w:type="character" w:styleId="IntenseEmphasis">
    <w:name w:val="Intense Emphasis"/>
    <w:basedOn w:val="DefaultParagraphFont"/>
    <w:uiPriority w:val="21"/>
    <w:qFormat/>
    <w:rsid w:val="004252DD"/>
    <w:rPr>
      <w:i/>
      <w:iCs/>
      <w:color w:val="0F4761" w:themeColor="accent1" w:themeShade="BF"/>
    </w:rPr>
  </w:style>
  <w:style w:type="paragraph" w:styleId="IntenseQuote">
    <w:name w:val="Intense Quote"/>
    <w:basedOn w:val="Normal"/>
    <w:next w:val="Normal"/>
    <w:link w:val="IntenseQuoteChar"/>
    <w:uiPriority w:val="30"/>
    <w:qFormat/>
    <w:rsid w:val="004252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52DD"/>
    <w:rPr>
      <w:i/>
      <w:iCs/>
      <w:color w:val="0F4761" w:themeColor="accent1" w:themeShade="BF"/>
    </w:rPr>
  </w:style>
  <w:style w:type="character" w:styleId="IntenseReference">
    <w:name w:val="Intense Reference"/>
    <w:basedOn w:val="DefaultParagraphFont"/>
    <w:uiPriority w:val="32"/>
    <w:qFormat/>
    <w:rsid w:val="004252DD"/>
    <w:rPr>
      <w:b/>
      <w:bCs/>
      <w:smallCaps/>
      <w:color w:val="0F4761" w:themeColor="accent1" w:themeShade="BF"/>
      <w:spacing w:val="5"/>
    </w:rPr>
  </w:style>
  <w:style w:type="paragraph" w:styleId="FootnoteText">
    <w:name w:val="footnote text"/>
    <w:basedOn w:val="Normal"/>
    <w:link w:val="FootnoteTextChar"/>
    <w:semiHidden/>
    <w:unhideWhenUsed/>
    <w:rsid w:val="004252DD"/>
    <w:pPr>
      <w:spacing w:after="0" w:line="240" w:lineRule="auto"/>
    </w:pPr>
    <w:rPr>
      <w:rFonts w:ascii="Times New Roman" w:eastAsia="Calibri" w:hAnsi="Times New Roman" w:cs="Times New Roman"/>
      <w:kern w:val="0"/>
      <w:sz w:val="20"/>
      <w:szCs w:val="20"/>
      <w:lang w:val="en-GB"/>
      <w14:ligatures w14:val="none"/>
    </w:rPr>
  </w:style>
  <w:style w:type="character" w:customStyle="1" w:styleId="FootnoteTextChar">
    <w:name w:val="Footnote Text Char"/>
    <w:basedOn w:val="DefaultParagraphFont"/>
    <w:link w:val="FootnoteText"/>
    <w:semiHidden/>
    <w:rsid w:val="004252DD"/>
    <w:rPr>
      <w:rFonts w:ascii="Times New Roman" w:eastAsia="Calibri" w:hAnsi="Times New Roman" w:cs="Times New Roman"/>
      <w:kern w:val="0"/>
      <w:sz w:val="20"/>
      <w:szCs w:val="20"/>
      <w:lang w:val="en-GB"/>
      <w14:ligatures w14:val="none"/>
    </w:rPr>
  </w:style>
  <w:style w:type="character" w:styleId="FootnoteReference">
    <w:name w:val="footnote reference"/>
    <w:unhideWhenUsed/>
    <w:rsid w:val="004252DD"/>
    <w:rPr>
      <w:rFonts w:ascii="Times New Roman" w:hAnsi="Times New Roman" w:cs="Times New Roman" w:hint="default"/>
      <w:vertAlign w:val="superscript"/>
    </w:rPr>
  </w:style>
  <w:style w:type="paragraph" w:styleId="Revision">
    <w:name w:val="Revision"/>
    <w:hidden/>
    <w:uiPriority w:val="99"/>
    <w:semiHidden/>
    <w:rsid w:val="00A64C2A"/>
    <w:pPr>
      <w:spacing w:after="0" w:line="240" w:lineRule="auto"/>
    </w:pPr>
  </w:style>
  <w:style w:type="paragraph" w:styleId="Header">
    <w:name w:val="header"/>
    <w:aliases w:val=" Char"/>
    <w:basedOn w:val="Normal"/>
    <w:link w:val="HeaderChar"/>
    <w:uiPriority w:val="99"/>
    <w:unhideWhenUsed/>
    <w:rsid w:val="00E20BDF"/>
    <w:pPr>
      <w:tabs>
        <w:tab w:val="center" w:pos="4513"/>
        <w:tab w:val="right" w:pos="9026"/>
      </w:tabs>
      <w:spacing w:after="0" w:line="240" w:lineRule="auto"/>
    </w:pPr>
  </w:style>
  <w:style w:type="character" w:customStyle="1" w:styleId="HeaderChar">
    <w:name w:val="Header Char"/>
    <w:aliases w:val=" Char Char"/>
    <w:basedOn w:val="DefaultParagraphFont"/>
    <w:link w:val="Header"/>
    <w:uiPriority w:val="99"/>
    <w:rsid w:val="00E20BDF"/>
  </w:style>
  <w:style w:type="paragraph" w:styleId="Footer">
    <w:name w:val="footer"/>
    <w:basedOn w:val="Normal"/>
    <w:link w:val="FooterChar"/>
    <w:uiPriority w:val="99"/>
    <w:unhideWhenUsed/>
    <w:rsid w:val="00E20B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0BDF"/>
  </w:style>
  <w:style w:type="character" w:styleId="CommentReference">
    <w:name w:val="annotation reference"/>
    <w:basedOn w:val="DefaultParagraphFont"/>
    <w:unhideWhenUsed/>
    <w:rsid w:val="00305872"/>
    <w:rPr>
      <w:sz w:val="16"/>
      <w:szCs w:val="16"/>
    </w:rPr>
  </w:style>
  <w:style w:type="paragraph" w:styleId="CommentText">
    <w:name w:val="annotation text"/>
    <w:basedOn w:val="Normal"/>
    <w:link w:val="CommentTextChar"/>
    <w:unhideWhenUsed/>
    <w:rsid w:val="00305872"/>
    <w:pPr>
      <w:spacing w:line="240" w:lineRule="auto"/>
    </w:pPr>
    <w:rPr>
      <w:sz w:val="20"/>
      <w:szCs w:val="20"/>
    </w:rPr>
  </w:style>
  <w:style w:type="character" w:customStyle="1" w:styleId="CommentTextChar">
    <w:name w:val="Comment Text Char"/>
    <w:basedOn w:val="DefaultParagraphFont"/>
    <w:link w:val="CommentText"/>
    <w:rsid w:val="00305872"/>
    <w:rPr>
      <w:sz w:val="20"/>
      <w:szCs w:val="20"/>
    </w:rPr>
  </w:style>
  <w:style w:type="paragraph" w:styleId="CommentSubject">
    <w:name w:val="annotation subject"/>
    <w:basedOn w:val="CommentText"/>
    <w:next w:val="CommentText"/>
    <w:link w:val="CommentSubjectChar"/>
    <w:unhideWhenUsed/>
    <w:rsid w:val="00305872"/>
    <w:rPr>
      <w:b/>
      <w:bCs/>
    </w:rPr>
  </w:style>
  <w:style w:type="character" w:customStyle="1" w:styleId="CommentSubjectChar">
    <w:name w:val="Comment Subject Char"/>
    <w:basedOn w:val="CommentTextChar"/>
    <w:link w:val="CommentSubject"/>
    <w:rsid w:val="00305872"/>
    <w:rPr>
      <w:b/>
      <w:bCs/>
      <w:sz w:val="20"/>
      <w:szCs w:val="20"/>
    </w:rPr>
  </w:style>
  <w:style w:type="character" w:styleId="Hyperlink">
    <w:name w:val="Hyperlink"/>
    <w:uiPriority w:val="99"/>
    <w:rsid w:val="00F12F2F"/>
    <w:rPr>
      <w:color w:val="0000FF"/>
      <w:u w:val="single"/>
    </w:rPr>
  </w:style>
  <w:style w:type="paragraph" w:customStyle="1" w:styleId="TableParagraph">
    <w:name w:val="Table Paragraph"/>
    <w:basedOn w:val="Normal"/>
    <w:uiPriority w:val="1"/>
    <w:qFormat/>
    <w:rsid w:val="00F12F2F"/>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character" w:customStyle="1" w:styleId="apple-converted-space">
    <w:name w:val="apple-converted-space"/>
    <w:basedOn w:val="DefaultParagraphFont"/>
    <w:rsid w:val="00F12F2F"/>
  </w:style>
  <w:style w:type="paragraph" w:customStyle="1" w:styleId="CharChar1CharCharCharChar">
    <w:name w:val="Char Char1 Char Char Char Char"/>
    <w:basedOn w:val="Normal"/>
    <w:rsid w:val="00F12F2F"/>
    <w:pPr>
      <w:spacing w:line="240" w:lineRule="exact"/>
    </w:pPr>
    <w:rPr>
      <w:rFonts w:ascii="Verdana" w:eastAsia="Times New Roman" w:hAnsi="Verdana" w:cs="Times New Roman"/>
      <w:kern w:val="0"/>
      <w:sz w:val="20"/>
      <w:szCs w:val="20"/>
      <w:lang w:val="en-GB"/>
      <w14:ligatures w14:val="none"/>
    </w:rPr>
  </w:style>
  <w:style w:type="character" w:styleId="PageNumber">
    <w:name w:val="page number"/>
    <w:basedOn w:val="DefaultParagraphFont"/>
    <w:rsid w:val="00F12F2F"/>
  </w:style>
  <w:style w:type="paragraph" w:styleId="BodyText2">
    <w:name w:val="Body Text 2"/>
    <w:basedOn w:val="Normal"/>
    <w:link w:val="BodyText2Char"/>
    <w:rsid w:val="00F12F2F"/>
    <w:pPr>
      <w:tabs>
        <w:tab w:val="num" w:pos="4320"/>
      </w:tabs>
      <w:spacing w:after="0" w:line="240" w:lineRule="auto"/>
      <w:jc w:val="both"/>
    </w:pPr>
    <w:rPr>
      <w:rFonts w:ascii="Times New Roman" w:eastAsia="Times New Roman" w:hAnsi="Times New Roman" w:cs="Times New Roman"/>
      <w:kern w:val="0"/>
      <w:sz w:val="26"/>
      <w:szCs w:val="20"/>
      <w:lang w:val="en-US"/>
      <w14:ligatures w14:val="none"/>
    </w:rPr>
  </w:style>
  <w:style w:type="character" w:customStyle="1" w:styleId="BodyText2Char">
    <w:name w:val="Body Text 2 Char"/>
    <w:basedOn w:val="DefaultParagraphFont"/>
    <w:link w:val="BodyText2"/>
    <w:rsid w:val="00F12F2F"/>
    <w:rPr>
      <w:rFonts w:ascii="Times New Roman" w:eastAsia="Times New Roman" w:hAnsi="Times New Roman" w:cs="Times New Roman"/>
      <w:kern w:val="0"/>
      <w:sz w:val="26"/>
      <w:szCs w:val="20"/>
      <w:lang w:val="en-US"/>
      <w14:ligatures w14:val="none"/>
    </w:rPr>
  </w:style>
  <w:style w:type="paragraph" w:styleId="BodyText">
    <w:name w:val="Body Text"/>
    <w:basedOn w:val="Normal"/>
    <w:link w:val="BodyTextChar"/>
    <w:rsid w:val="00F12F2F"/>
    <w:pPr>
      <w:spacing w:after="12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rsid w:val="00F12F2F"/>
    <w:rPr>
      <w:rFonts w:ascii="Times New Roman" w:eastAsia="Times New Roman" w:hAnsi="Times New Roman" w:cs="Times New Roman"/>
      <w:kern w:val="0"/>
      <w:lang w:val="en-US"/>
      <w14:ligatures w14:val="none"/>
    </w:rPr>
  </w:style>
  <w:style w:type="paragraph" w:customStyle="1" w:styleId="Text">
    <w:name w:val="Text"/>
    <w:basedOn w:val="Normal"/>
    <w:link w:val="TextChar1"/>
    <w:rsid w:val="00F12F2F"/>
    <w:pPr>
      <w:spacing w:after="240" w:line="240" w:lineRule="auto"/>
      <w:ind w:firstLine="1440"/>
    </w:pPr>
    <w:rPr>
      <w:rFonts w:ascii="Times New Roman" w:eastAsia="Times New Roman" w:hAnsi="Times New Roman" w:cs="Times New Roman"/>
      <w:kern w:val="0"/>
      <w:szCs w:val="20"/>
      <w:lang w:val="en-GB"/>
      <w14:ligatures w14:val="none"/>
    </w:rPr>
  </w:style>
  <w:style w:type="paragraph" w:customStyle="1" w:styleId="Sub2">
    <w:name w:val="Sub2"/>
    <w:basedOn w:val="Normal"/>
    <w:rsid w:val="00F12F2F"/>
    <w:pPr>
      <w:spacing w:after="180" w:line="240" w:lineRule="auto"/>
      <w:ind w:left="1276" w:hanging="709"/>
      <w:jc w:val="both"/>
    </w:pPr>
    <w:rPr>
      <w:rFonts w:ascii="Times New Roman" w:eastAsia="Times New Roman" w:hAnsi="Times New Roman" w:cs="Times New Roman"/>
      <w:kern w:val="0"/>
      <w:szCs w:val="20"/>
      <w:lang w:val="en-GB"/>
      <w14:ligatures w14:val="none"/>
    </w:rPr>
  </w:style>
  <w:style w:type="paragraph" w:customStyle="1" w:styleId="Normal1">
    <w:name w:val="Normal1"/>
    <w:basedOn w:val="Normal"/>
    <w:rsid w:val="00F12F2F"/>
    <w:pPr>
      <w:spacing w:after="180" w:line="240" w:lineRule="auto"/>
      <w:ind w:right="-43"/>
      <w:jc w:val="both"/>
    </w:pPr>
    <w:rPr>
      <w:rFonts w:ascii="Times New Roman" w:eastAsia="Times New Roman" w:hAnsi="Times New Roman" w:cs="Times New Roman"/>
      <w:kern w:val="0"/>
      <w:szCs w:val="20"/>
      <w:lang w:val="en-GB"/>
      <w14:ligatures w14:val="none"/>
    </w:rPr>
  </w:style>
  <w:style w:type="paragraph" w:customStyle="1" w:styleId="Sub1">
    <w:name w:val="Sub1"/>
    <w:basedOn w:val="Normal"/>
    <w:rsid w:val="00F12F2F"/>
    <w:pPr>
      <w:spacing w:after="180" w:line="240" w:lineRule="auto"/>
      <w:ind w:left="567" w:hanging="567"/>
      <w:jc w:val="both"/>
    </w:pPr>
    <w:rPr>
      <w:rFonts w:ascii="Times New Roman" w:eastAsia="Times New Roman" w:hAnsi="Times New Roman" w:cs="Times New Roman"/>
      <w:kern w:val="0"/>
      <w:szCs w:val="20"/>
      <w:lang w:val="en-GB"/>
      <w14:ligatures w14:val="none"/>
    </w:rPr>
  </w:style>
  <w:style w:type="paragraph" w:styleId="BodyText3">
    <w:name w:val="Body Text 3"/>
    <w:basedOn w:val="Normal"/>
    <w:link w:val="BodyText3Char"/>
    <w:rsid w:val="00F12F2F"/>
    <w:pPr>
      <w:spacing w:after="120" w:line="240" w:lineRule="auto"/>
    </w:pPr>
    <w:rPr>
      <w:rFonts w:ascii="Times New Roman" w:eastAsia="Times New Roman" w:hAnsi="Times New Roman" w:cs="Times New Roman"/>
      <w:kern w:val="0"/>
      <w:sz w:val="16"/>
      <w:szCs w:val="16"/>
      <w:lang w:val="en-US"/>
      <w14:ligatures w14:val="none"/>
    </w:rPr>
  </w:style>
  <w:style w:type="character" w:customStyle="1" w:styleId="BodyText3Char">
    <w:name w:val="Body Text 3 Char"/>
    <w:basedOn w:val="DefaultParagraphFont"/>
    <w:link w:val="BodyText3"/>
    <w:rsid w:val="00F12F2F"/>
    <w:rPr>
      <w:rFonts w:ascii="Times New Roman" w:eastAsia="Times New Roman" w:hAnsi="Times New Roman" w:cs="Times New Roman"/>
      <w:kern w:val="0"/>
      <w:sz w:val="16"/>
      <w:szCs w:val="16"/>
      <w:lang w:val="en-US"/>
      <w14:ligatures w14:val="none"/>
    </w:rPr>
  </w:style>
  <w:style w:type="paragraph" w:customStyle="1" w:styleId="Defin">
    <w:name w:val="Defin"/>
    <w:basedOn w:val="Normal"/>
    <w:rsid w:val="00F12F2F"/>
    <w:pPr>
      <w:widowControl w:val="0"/>
      <w:snapToGrid w:val="0"/>
      <w:spacing w:after="200" w:line="240" w:lineRule="auto"/>
      <w:ind w:left="720"/>
      <w:jc w:val="both"/>
    </w:pPr>
    <w:rPr>
      <w:rFonts w:ascii="Times New Roman" w:eastAsia="Times New Roman" w:hAnsi="Times New Roman" w:cs="Times New Roman"/>
      <w:kern w:val="0"/>
      <w:sz w:val="23"/>
      <w:szCs w:val="20"/>
      <w:lang w:val="en-GB"/>
      <w14:ligatures w14:val="none"/>
    </w:rPr>
  </w:style>
  <w:style w:type="paragraph" w:customStyle="1" w:styleId="Sub3">
    <w:name w:val="Sub3"/>
    <w:basedOn w:val="Sub2"/>
    <w:rsid w:val="00F12F2F"/>
    <w:pPr>
      <w:ind w:left="1843" w:hanging="567"/>
    </w:pPr>
  </w:style>
  <w:style w:type="paragraph" w:customStyle="1" w:styleId="Sub4">
    <w:name w:val="Sub4"/>
    <w:basedOn w:val="Sub3"/>
    <w:rsid w:val="00F12F2F"/>
    <w:pPr>
      <w:ind w:left="2410"/>
    </w:pPr>
  </w:style>
  <w:style w:type="paragraph" w:styleId="BodyTextIndent">
    <w:name w:val="Body Text Indent"/>
    <w:basedOn w:val="Normal"/>
    <w:link w:val="BodyTextIndentChar"/>
    <w:rsid w:val="00F12F2F"/>
    <w:pPr>
      <w:spacing w:after="120" w:line="240" w:lineRule="auto"/>
      <w:ind w:left="360"/>
    </w:pPr>
    <w:rPr>
      <w:rFonts w:ascii="Times New Roman" w:eastAsia="Times New Roman" w:hAnsi="Times New Roman" w:cs="Times New Roman"/>
      <w:kern w:val="0"/>
      <w:lang w:val="en-US"/>
      <w14:ligatures w14:val="none"/>
    </w:rPr>
  </w:style>
  <w:style w:type="character" w:customStyle="1" w:styleId="BodyTextIndentChar">
    <w:name w:val="Body Text Indent Char"/>
    <w:basedOn w:val="DefaultParagraphFont"/>
    <w:link w:val="BodyTextIndent"/>
    <w:rsid w:val="00F12F2F"/>
    <w:rPr>
      <w:rFonts w:ascii="Times New Roman" w:eastAsia="Times New Roman" w:hAnsi="Times New Roman" w:cs="Times New Roman"/>
      <w:kern w:val="0"/>
      <w:lang w:val="en-US"/>
      <w14:ligatures w14:val="none"/>
    </w:rPr>
  </w:style>
  <w:style w:type="paragraph" w:styleId="BodyTextIndent2">
    <w:name w:val="Body Text Indent 2"/>
    <w:basedOn w:val="Normal"/>
    <w:link w:val="BodyTextIndent2Char"/>
    <w:rsid w:val="00F12F2F"/>
    <w:pPr>
      <w:spacing w:after="0" w:line="360" w:lineRule="auto"/>
      <w:ind w:left="1440"/>
      <w:jc w:val="both"/>
    </w:pPr>
    <w:rPr>
      <w:rFonts w:ascii="Times New Roman" w:eastAsia="Times New Roman" w:hAnsi="Times New Roman" w:cs="Times New Roman"/>
      <w:kern w:val="0"/>
      <w:lang w:val="en-US"/>
      <w14:ligatures w14:val="none"/>
    </w:rPr>
  </w:style>
  <w:style w:type="character" w:customStyle="1" w:styleId="BodyTextIndent2Char">
    <w:name w:val="Body Text Indent 2 Char"/>
    <w:basedOn w:val="DefaultParagraphFont"/>
    <w:link w:val="BodyTextIndent2"/>
    <w:rsid w:val="00F12F2F"/>
    <w:rPr>
      <w:rFonts w:ascii="Times New Roman" w:eastAsia="Times New Roman" w:hAnsi="Times New Roman" w:cs="Times New Roman"/>
      <w:kern w:val="0"/>
      <w:lang w:val="en-US"/>
      <w14:ligatures w14:val="none"/>
    </w:rPr>
  </w:style>
  <w:style w:type="paragraph" w:styleId="TOC1">
    <w:name w:val="toc 1"/>
    <w:basedOn w:val="Normal"/>
    <w:next w:val="Normal"/>
    <w:autoRedefine/>
    <w:semiHidden/>
    <w:rsid w:val="00F12F2F"/>
    <w:pPr>
      <w:tabs>
        <w:tab w:val="left" w:pos="540"/>
        <w:tab w:val="right" w:leader="dot" w:pos="8280"/>
      </w:tabs>
      <w:spacing w:after="0" w:line="240" w:lineRule="auto"/>
    </w:pPr>
    <w:rPr>
      <w:rFonts w:ascii="Times New Roman" w:eastAsia="Times New Roman" w:hAnsi="Times New Roman" w:cs="Times New Roman"/>
      <w:noProof/>
      <w:kern w:val="0"/>
      <w:lang w:val="en-US"/>
      <w14:ligatures w14:val="none"/>
    </w:rPr>
  </w:style>
  <w:style w:type="paragraph" w:styleId="BodyTextIndent3">
    <w:name w:val="Body Text Indent 3"/>
    <w:basedOn w:val="Normal"/>
    <w:link w:val="BodyTextIndent3Char"/>
    <w:rsid w:val="00F12F2F"/>
    <w:pPr>
      <w:spacing w:after="0" w:line="360" w:lineRule="auto"/>
      <w:ind w:left="1440" w:hanging="720"/>
      <w:jc w:val="both"/>
    </w:pPr>
    <w:rPr>
      <w:rFonts w:ascii="Times New Roman" w:eastAsia="Times New Roman" w:hAnsi="Times New Roman" w:cs="Times New Roman"/>
      <w:snapToGrid w:val="0"/>
      <w:kern w:val="0"/>
      <w:lang w:val="en-US"/>
      <w14:ligatures w14:val="none"/>
    </w:rPr>
  </w:style>
  <w:style w:type="character" w:customStyle="1" w:styleId="BodyTextIndent3Char">
    <w:name w:val="Body Text Indent 3 Char"/>
    <w:basedOn w:val="DefaultParagraphFont"/>
    <w:link w:val="BodyTextIndent3"/>
    <w:rsid w:val="00F12F2F"/>
    <w:rPr>
      <w:rFonts w:ascii="Times New Roman" w:eastAsia="Times New Roman" w:hAnsi="Times New Roman" w:cs="Times New Roman"/>
      <w:snapToGrid w:val="0"/>
      <w:kern w:val="0"/>
      <w:lang w:val="en-US"/>
      <w14:ligatures w14:val="none"/>
    </w:rPr>
  </w:style>
  <w:style w:type="paragraph" w:customStyle="1" w:styleId="N1">
    <w:name w:val="N1"/>
    <w:basedOn w:val="Normal"/>
    <w:rsid w:val="00F12F2F"/>
    <w:pPr>
      <w:spacing w:after="0" w:line="360" w:lineRule="auto"/>
      <w:jc w:val="both"/>
    </w:pPr>
    <w:rPr>
      <w:rFonts w:ascii="Arial" w:eastAsia="Times New Roman" w:hAnsi="Arial" w:cs="Times New Roman"/>
      <w:kern w:val="0"/>
      <w:sz w:val="22"/>
      <w:szCs w:val="20"/>
      <w:lang w:val="en-US"/>
      <w14:ligatures w14:val="none"/>
    </w:rPr>
  </w:style>
  <w:style w:type="paragraph" w:customStyle="1" w:styleId="NumberList">
    <w:name w:val="Number List"/>
    <w:basedOn w:val="Normal"/>
    <w:rsid w:val="00F12F2F"/>
    <w:pPr>
      <w:tabs>
        <w:tab w:val="left" w:pos="360"/>
      </w:tabs>
      <w:suppressAutoHyphens/>
      <w:spacing w:after="0" w:line="240" w:lineRule="auto"/>
      <w:ind w:left="360" w:hanging="360"/>
    </w:pPr>
    <w:rPr>
      <w:rFonts w:ascii="Zurich BT" w:eastAsia="Times New Roman" w:hAnsi="Zurich BT" w:cs="Times New Roman"/>
      <w:kern w:val="0"/>
      <w:sz w:val="22"/>
      <w:szCs w:val="20"/>
      <w:lang w:val="en-GB"/>
      <w14:ligatures w14:val="none"/>
    </w:rPr>
  </w:style>
  <w:style w:type="paragraph" w:customStyle="1" w:styleId="DefaultText">
    <w:name w:val="Default Text"/>
    <w:basedOn w:val="Normal"/>
    <w:rsid w:val="00F12F2F"/>
    <w:pPr>
      <w:widowControl w:val="0"/>
      <w:spacing w:after="0" w:line="240" w:lineRule="auto"/>
    </w:pPr>
    <w:rPr>
      <w:rFonts w:ascii="Times New Roman" w:eastAsia="Times New Roman" w:hAnsi="Times New Roman" w:cs="Times New Roman"/>
      <w:snapToGrid w:val="0"/>
      <w:kern w:val="0"/>
      <w:szCs w:val="20"/>
      <w:lang w:val="en-GB"/>
      <w14:ligatures w14:val="none"/>
    </w:rPr>
  </w:style>
  <w:style w:type="paragraph" w:customStyle="1" w:styleId="xl43">
    <w:name w:val="xl43"/>
    <w:basedOn w:val="Normal"/>
    <w:rsid w:val="00F12F2F"/>
    <w:pPr>
      <w:pBdr>
        <w:right w:val="single" w:sz="4" w:space="0" w:color="auto"/>
      </w:pBdr>
      <w:spacing w:before="100" w:beforeAutospacing="1" w:after="100" w:afterAutospacing="1" w:line="240" w:lineRule="auto"/>
      <w:jc w:val="center"/>
    </w:pPr>
    <w:rPr>
      <w:rFonts w:ascii="Times New Roman" w:eastAsia="Times New Roman" w:hAnsi="Times New Roman" w:cs="Times New Roman"/>
      <w:kern w:val="0"/>
      <w:lang w:val="en-GB"/>
      <w14:ligatures w14:val="none"/>
    </w:rPr>
  </w:style>
  <w:style w:type="paragraph" w:styleId="PlainText">
    <w:name w:val="Plain Text"/>
    <w:basedOn w:val="Normal"/>
    <w:link w:val="PlainTextChar"/>
    <w:rsid w:val="00F12F2F"/>
    <w:pPr>
      <w:spacing w:after="0" w:line="240" w:lineRule="auto"/>
    </w:pPr>
    <w:rPr>
      <w:rFonts w:ascii="Courier New" w:eastAsia="Times New Roman" w:hAnsi="Courier New" w:cs="Courier New"/>
      <w:kern w:val="0"/>
      <w:sz w:val="20"/>
      <w:szCs w:val="20"/>
      <w:lang w:val="en-GB"/>
      <w14:ligatures w14:val="none"/>
    </w:rPr>
  </w:style>
  <w:style w:type="character" w:customStyle="1" w:styleId="PlainTextChar">
    <w:name w:val="Plain Text Char"/>
    <w:basedOn w:val="DefaultParagraphFont"/>
    <w:link w:val="PlainText"/>
    <w:rsid w:val="00F12F2F"/>
    <w:rPr>
      <w:rFonts w:ascii="Courier New" w:eastAsia="Times New Roman" w:hAnsi="Courier New" w:cs="Courier New"/>
      <w:kern w:val="0"/>
      <w:sz w:val="20"/>
      <w:szCs w:val="20"/>
      <w:lang w:val="en-GB"/>
      <w14:ligatures w14:val="none"/>
    </w:rPr>
  </w:style>
  <w:style w:type="paragraph" w:customStyle="1" w:styleId="CenterHeading">
    <w:name w:val="CenterHeading"/>
    <w:basedOn w:val="Normal"/>
    <w:rsid w:val="00F12F2F"/>
    <w:pPr>
      <w:keepNext/>
      <w:widowControl w:val="0"/>
      <w:spacing w:after="480" w:line="240" w:lineRule="auto"/>
      <w:jc w:val="center"/>
    </w:pPr>
    <w:rPr>
      <w:rFonts w:ascii="CG Times" w:eastAsia="Times New Roman" w:hAnsi="CG Times" w:cs="Times New Roman"/>
      <w:b/>
      <w:kern w:val="0"/>
      <w:szCs w:val="20"/>
      <w:lang w:val="en-GB"/>
      <w14:ligatures w14:val="none"/>
    </w:rPr>
  </w:style>
  <w:style w:type="paragraph" w:customStyle="1" w:styleId="BodyText21">
    <w:name w:val="Body Text 21"/>
    <w:basedOn w:val="Normal"/>
    <w:rsid w:val="00F12F2F"/>
    <w:pPr>
      <w:widowControl w:val="0"/>
      <w:tabs>
        <w:tab w:val="left" w:pos="1440"/>
        <w:tab w:val="left" w:pos="2160"/>
        <w:tab w:val="left" w:pos="2880"/>
        <w:tab w:val="left" w:pos="3600"/>
        <w:tab w:val="left" w:pos="4320"/>
        <w:tab w:val="left" w:pos="5040"/>
        <w:tab w:val="left" w:pos="5760"/>
        <w:tab w:val="left" w:pos="6480"/>
        <w:tab w:val="left" w:pos="7200"/>
        <w:tab w:val="left" w:pos="7920"/>
      </w:tabs>
      <w:spacing w:after="0" w:line="240" w:lineRule="auto"/>
      <w:ind w:hanging="720"/>
      <w:jc w:val="both"/>
    </w:pPr>
    <w:rPr>
      <w:rFonts w:ascii="Sans Serif 12cpi" w:eastAsia="Times New Roman" w:hAnsi="Sans Serif 12cpi" w:cs="Times New Roman"/>
      <w:b/>
      <w:snapToGrid w:val="0"/>
      <w:kern w:val="0"/>
      <w:sz w:val="20"/>
      <w:szCs w:val="20"/>
      <w:u w:val="single"/>
      <w:lang w:val="en-GB"/>
      <w14:ligatures w14:val="none"/>
    </w:rPr>
  </w:style>
  <w:style w:type="paragraph" w:customStyle="1" w:styleId="xl24">
    <w:name w:val="xl24"/>
    <w:basedOn w:val="Normal"/>
    <w:rsid w:val="00F12F2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lang w:val="en-GB"/>
      <w14:ligatures w14:val="none"/>
    </w:rPr>
  </w:style>
  <w:style w:type="paragraph" w:customStyle="1" w:styleId="Style13">
    <w:name w:val="Style13"/>
    <w:basedOn w:val="Normal"/>
    <w:rsid w:val="00F12F2F"/>
    <w:pPr>
      <w:widowControl w:val="0"/>
      <w:autoSpaceDE w:val="0"/>
      <w:autoSpaceDN w:val="0"/>
      <w:adjustRightInd w:val="0"/>
      <w:spacing w:after="0" w:line="389" w:lineRule="exact"/>
      <w:jc w:val="both"/>
    </w:pPr>
    <w:rPr>
      <w:rFonts w:ascii="Arial" w:eastAsia="Times New Roman" w:hAnsi="Arial" w:cs="Times New Roman"/>
      <w:kern w:val="0"/>
      <w:lang w:val="en-US"/>
      <w14:ligatures w14:val="none"/>
    </w:rPr>
  </w:style>
  <w:style w:type="character" w:customStyle="1" w:styleId="FontStyle28">
    <w:name w:val="Font Style28"/>
    <w:rsid w:val="00F12F2F"/>
    <w:rPr>
      <w:rFonts w:ascii="Arial" w:hAnsi="Arial" w:cs="Arial"/>
      <w:sz w:val="20"/>
      <w:szCs w:val="20"/>
    </w:rPr>
  </w:style>
  <w:style w:type="paragraph" w:customStyle="1" w:styleId="p34">
    <w:name w:val="p34"/>
    <w:basedOn w:val="Normal"/>
    <w:rsid w:val="00F12F2F"/>
    <w:pPr>
      <w:widowControl w:val="0"/>
      <w:tabs>
        <w:tab w:val="left" w:pos="720"/>
      </w:tabs>
      <w:spacing w:after="0" w:line="280" w:lineRule="atLeast"/>
      <w:jc w:val="both"/>
    </w:pPr>
    <w:rPr>
      <w:rFonts w:ascii="Times New Roman" w:eastAsia="Times New Roman" w:hAnsi="Times New Roman" w:cs="Times New Roman"/>
      <w:kern w:val="0"/>
      <w:szCs w:val="20"/>
      <w:lang w:val="en-US"/>
      <w14:ligatures w14:val="none"/>
    </w:rPr>
  </w:style>
  <w:style w:type="paragraph" w:customStyle="1" w:styleId="Char3">
    <w:name w:val="Char3"/>
    <w:basedOn w:val="Normal"/>
    <w:rsid w:val="00F12F2F"/>
    <w:pPr>
      <w:spacing w:line="240" w:lineRule="exact"/>
    </w:pPr>
    <w:rPr>
      <w:rFonts w:ascii="Verdana" w:eastAsia="Times New Roman" w:hAnsi="Verdana" w:cs="Times New Roman"/>
      <w:kern w:val="0"/>
      <w:sz w:val="20"/>
      <w:szCs w:val="20"/>
      <w:lang w:val="en-GB"/>
      <w14:ligatures w14:val="none"/>
    </w:rPr>
  </w:style>
  <w:style w:type="paragraph" w:customStyle="1" w:styleId="WW-BodyText2">
    <w:name w:val="WW-Body Text 2"/>
    <w:basedOn w:val="Normal"/>
    <w:rsid w:val="00F12F2F"/>
    <w:pPr>
      <w:widowControl w:val="0"/>
      <w:suppressAutoHyphens/>
      <w:spacing w:after="120" w:line="240" w:lineRule="auto"/>
      <w:jc w:val="both"/>
    </w:pPr>
    <w:rPr>
      <w:rFonts w:ascii="Arial" w:eastAsia="Times New Roman" w:hAnsi="Arial" w:cs="Times New Roman"/>
      <w:kern w:val="0"/>
      <w:szCs w:val="20"/>
      <w:lang w:val="en-GB"/>
      <w14:ligatures w14:val="none"/>
    </w:rPr>
  </w:style>
  <w:style w:type="paragraph" w:customStyle="1" w:styleId="CharChar1Char">
    <w:name w:val="Char Char1 Char"/>
    <w:basedOn w:val="Normal"/>
    <w:autoRedefine/>
    <w:rsid w:val="00F12F2F"/>
    <w:pPr>
      <w:spacing w:line="240" w:lineRule="auto"/>
    </w:pPr>
    <w:rPr>
      <w:rFonts w:ascii="Bookman Old Style" w:eastAsia="Times New Roman" w:hAnsi="Bookman Old Style" w:cs="Times New Roman"/>
      <w:b/>
      <w:bCs/>
      <w:iCs/>
      <w:kern w:val="0"/>
      <w:sz w:val="32"/>
      <w:szCs w:val="20"/>
      <w:lang w:val="en-US"/>
      <w14:ligatures w14:val="none"/>
    </w:rPr>
  </w:style>
  <w:style w:type="paragraph" w:styleId="BalloonText">
    <w:name w:val="Balloon Text"/>
    <w:basedOn w:val="Normal"/>
    <w:link w:val="BalloonTextChar"/>
    <w:rsid w:val="00F12F2F"/>
    <w:pPr>
      <w:spacing w:after="0" w:line="240" w:lineRule="auto"/>
    </w:pPr>
    <w:rPr>
      <w:rFonts w:ascii="Tahoma" w:eastAsia="Times New Roman" w:hAnsi="Tahoma" w:cs="Times New Roman"/>
      <w:kern w:val="0"/>
      <w:sz w:val="16"/>
      <w:szCs w:val="16"/>
      <w:lang w:val="x-none" w:eastAsia="x-none"/>
      <w14:ligatures w14:val="none"/>
    </w:rPr>
  </w:style>
  <w:style w:type="character" w:customStyle="1" w:styleId="BalloonTextChar">
    <w:name w:val="Balloon Text Char"/>
    <w:basedOn w:val="DefaultParagraphFont"/>
    <w:link w:val="BalloonText"/>
    <w:rsid w:val="00F12F2F"/>
    <w:rPr>
      <w:rFonts w:ascii="Tahoma" w:eastAsia="Times New Roman" w:hAnsi="Tahoma" w:cs="Times New Roman"/>
      <w:kern w:val="0"/>
      <w:sz w:val="16"/>
      <w:szCs w:val="16"/>
      <w:lang w:val="x-none" w:eastAsia="x-none"/>
      <w14:ligatures w14:val="none"/>
    </w:rPr>
  </w:style>
  <w:style w:type="paragraph" w:customStyle="1" w:styleId="TableText">
    <w:name w:val="Table Text"/>
    <w:basedOn w:val="Normal"/>
    <w:rsid w:val="00F12F2F"/>
    <w:pPr>
      <w:widowControl w:val="0"/>
      <w:suppressAutoHyphens/>
      <w:spacing w:before="72" w:after="72" w:line="240" w:lineRule="auto"/>
      <w:jc w:val="both"/>
    </w:pPr>
    <w:rPr>
      <w:rFonts w:ascii="Arial" w:eastAsia="Times New Roman" w:hAnsi="Arial" w:cs="Times New Roman"/>
      <w:kern w:val="0"/>
      <w:szCs w:val="20"/>
      <w:lang w:val="en-GB"/>
      <w14:ligatures w14:val="none"/>
    </w:rPr>
  </w:style>
  <w:style w:type="paragraph" w:customStyle="1" w:styleId="msolistparagraph0">
    <w:name w:val="msolistparagraph"/>
    <w:basedOn w:val="Normal"/>
    <w:rsid w:val="00F12F2F"/>
    <w:pPr>
      <w:spacing w:after="0" w:line="240" w:lineRule="auto"/>
      <w:ind w:left="720"/>
    </w:pPr>
    <w:rPr>
      <w:rFonts w:ascii="Times New Roman" w:eastAsia="Times New Roman" w:hAnsi="Times New Roman" w:cs="Times New Roman"/>
      <w:kern w:val="0"/>
      <w:lang w:val="en-US"/>
      <w14:ligatures w14:val="none"/>
    </w:rPr>
  </w:style>
  <w:style w:type="character" w:customStyle="1" w:styleId="TextChar1">
    <w:name w:val="Text Char1"/>
    <w:link w:val="Text"/>
    <w:locked/>
    <w:rsid w:val="00F12F2F"/>
    <w:rPr>
      <w:rFonts w:ascii="Times New Roman" w:eastAsia="Times New Roman" w:hAnsi="Times New Roman" w:cs="Times New Roman"/>
      <w:kern w:val="0"/>
      <w:szCs w:val="20"/>
      <w:lang w:val="en-GB"/>
      <w14:ligatures w14:val="none"/>
    </w:rPr>
  </w:style>
  <w:style w:type="character" w:customStyle="1" w:styleId="CharCharChar9">
    <w:name w:val="Char Char Char9"/>
    <w:semiHidden/>
    <w:locked/>
    <w:rsid w:val="00F12F2F"/>
    <w:rPr>
      <w:rFonts w:ascii="Arial" w:hAnsi="Arial" w:cs="Arial"/>
    </w:rPr>
  </w:style>
  <w:style w:type="table" w:styleId="TableGrid">
    <w:name w:val="Table Grid"/>
    <w:basedOn w:val="TableNormal"/>
    <w:uiPriority w:val="59"/>
    <w:rsid w:val="00F12F2F"/>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F12F2F"/>
    <w:pPr>
      <w:spacing w:after="0" w:line="240" w:lineRule="auto"/>
    </w:pPr>
    <w:rPr>
      <w:rFonts w:ascii="Calibri" w:eastAsia="Times New Roman" w:hAnsi="Calibri" w:cs="Times New Roman"/>
      <w:kern w:val="0"/>
      <w:sz w:val="22"/>
      <w:szCs w:val="22"/>
      <w:lang w:val="en-US"/>
      <w14:ligatures w14:val="none"/>
    </w:rPr>
  </w:style>
  <w:style w:type="character" w:styleId="UnresolvedMention">
    <w:name w:val="Unresolved Mention"/>
    <w:basedOn w:val="DefaultParagraphFont"/>
    <w:uiPriority w:val="99"/>
    <w:semiHidden/>
    <w:unhideWhenUsed/>
    <w:rsid w:val="00F12F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515663">
      <w:bodyDiv w:val="1"/>
      <w:marLeft w:val="0"/>
      <w:marRight w:val="0"/>
      <w:marTop w:val="0"/>
      <w:marBottom w:val="0"/>
      <w:divBdr>
        <w:top w:val="none" w:sz="0" w:space="0" w:color="auto"/>
        <w:left w:val="none" w:sz="0" w:space="0" w:color="auto"/>
        <w:bottom w:val="none" w:sz="0" w:space="0" w:color="auto"/>
        <w:right w:val="none" w:sz="0" w:space="0" w:color="auto"/>
      </w:divBdr>
    </w:div>
    <w:div w:id="638655297">
      <w:bodyDiv w:val="1"/>
      <w:marLeft w:val="0"/>
      <w:marRight w:val="0"/>
      <w:marTop w:val="0"/>
      <w:marBottom w:val="0"/>
      <w:divBdr>
        <w:top w:val="none" w:sz="0" w:space="0" w:color="auto"/>
        <w:left w:val="none" w:sz="0" w:space="0" w:color="auto"/>
        <w:bottom w:val="none" w:sz="0" w:space="0" w:color="auto"/>
        <w:right w:val="none" w:sz="0" w:space="0" w:color="auto"/>
      </w:divBdr>
    </w:div>
    <w:div w:id="884682004">
      <w:bodyDiv w:val="1"/>
      <w:marLeft w:val="0"/>
      <w:marRight w:val="0"/>
      <w:marTop w:val="0"/>
      <w:marBottom w:val="0"/>
      <w:divBdr>
        <w:top w:val="none" w:sz="0" w:space="0" w:color="auto"/>
        <w:left w:val="none" w:sz="0" w:space="0" w:color="auto"/>
        <w:bottom w:val="none" w:sz="0" w:space="0" w:color="auto"/>
        <w:right w:val="none" w:sz="0" w:space="0" w:color="auto"/>
      </w:divBdr>
    </w:div>
    <w:div w:id="946540237">
      <w:bodyDiv w:val="1"/>
      <w:marLeft w:val="0"/>
      <w:marRight w:val="0"/>
      <w:marTop w:val="0"/>
      <w:marBottom w:val="0"/>
      <w:divBdr>
        <w:top w:val="none" w:sz="0" w:space="0" w:color="auto"/>
        <w:left w:val="none" w:sz="0" w:space="0" w:color="auto"/>
        <w:bottom w:val="none" w:sz="0" w:space="0" w:color="auto"/>
        <w:right w:val="none" w:sz="0" w:space="0" w:color="auto"/>
      </w:divBdr>
    </w:div>
    <w:div w:id="1008287893">
      <w:bodyDiv w:val="1"/>
      <w:marLeft w:val="0"/>
      <w:marRight w:val="0"/>
      <w:marTop w:val="0"/>
      <w:marBottom w:val="0"/>
      <w:divBdr>
        <w:top w:val="none" w:sz="0" w:space="0" w:color="auto"/>
        <w:left w:val="none" w:sz="0" w:space="0" w:color="auto"/>
        <w:bottom w:val="none" w:sz="0" w:space="0" w:color="auto"/>
        <w:right w:val="none" w:sz="0" w:space="0" w:color="auto"/>
      </w:divBdr>
    </w:div>
    <w:div w:id="1067336787">
      <w:bodyDiv w:val="1"/>
      <w:marLeft w:val="0"/>
      <w:marRight w:val="0"/>
      <w:marTop w:val="0"/>
      <w:marBottom w:val="0"/>
      <w:divBdr>
        <w:top w:val="none" w:sz="0" w:space="0" w:color="auto"/>
        <w:left w:val="none" w:sz="0" w:space="0" w:color="auto"/>
        <w:bottom w:val="none" w:sz="0" w:space="0" w:color="auto"/>
        <w:right w:val="none" w:sz="0" w:space="0" w:color="auto"/>
      </w:divBdr>
    </w:div>
    <w:div w:id="1221406751">
      <w:bodyDiv w:val="1"/>
      <w:marLeft w:val="0"/>
      <w:marRight w:val="0"/>
      <w:marTop w:val="0"/>
      <w:marBottom w:val="0"/>
      <w:divBdr>
        <w:top w:val="none" w:sz="0" w:space="0" w:color="auto"/>
        <w:left w:val="none" w:sz="0" w:space="0" w:color="auto"/>
        <w:bottom w:val="none" w:sz="0" w:space="0" w:color="auto"/>
        <w:right w:val="none" w:sz="0" w:space="0" w:color="auto"/>
      </w:divBdr>
    </w:div>
    <w:div w:id="1698388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d7143fa-1107-460d-98b1-8ef251b16d50}" enabled="0" method="" siteId="{fd7143fa-1107-460d-98b1-8ef251b16d50}" removed="1"/>
</clbl:labelList>
</file>

<file path=docProps/app.xml><?xml version="1.0" encoding="utf-8"?>
<Properties xmlns="http://schemas.openxmlformats.org/officeDocument/2006/extended-properties" xmlns:vt="http://schemas.openxmlformats.org/officeDocument/2006/docPropsVTypes">
  <Template>Normal</Template>
  <TotalTime>12</TotalTime>
  <Pages>1</Pages>
  <Words>1251</Words>
  <Characters>7134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Mudit Shah</dc:creator>
  <cp:keywords/>
  <dc:description/>
  <cp:lastModifiedBy>Nikita Maurya</cp:lastModifiedBy>
  <cp:revision>6</cp:revision>
  <cp:lastPrinted>2025-10-03T14:40:00Z</cp:lastPrinted>
  <dcterms:created xsi:type="dcterms:W3CDTF">2025-09-05T06:20:00Z</dcterms:created>
  <dcterms:modified xsi:type="dcterms:W3CDTF">2025-10-03T14:40:00Z</dcterms:modified>
</cp:coreProperties>
</file>